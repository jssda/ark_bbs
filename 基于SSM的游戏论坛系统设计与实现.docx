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05118" w14:textId="77777777" w:rsidR="00536283" w:rsidRDefault="00536283" w:rsidP="00536283">
      <w:pPr>
        <w:ind w:firstLine="480"/>
      </w:pPr>
    </w:p>
    <w:p w14:paraId="1683CC87" w14:textId="77777777" w:rsidR="00536283" w:rsidRDefault="00536283" w:rsidP="00536283">
      <w:pPr>
        <w:ind w:firstLine="480"/>
      </w:pPr>
    </w:p>
    <w:p w14:paraId="594A2378" w14:textId="77777777" w:rsidR="00536283" w:rsidRDefault="00536283" w:rsidP="00536283">
      <w:pPr>
        <w:ind w:firstLine="480"/>
      </w:pPr>
    </w:p>
    <w:p w14:paraId="0C3F96ED" w14:textId="77777777" w:rsidR="00536283" w:rsidRDefault="00536283" w:rsidP="00536283">
      <w:pPr>
        <w:ind w:firstLine="480"/>
      </w:pPr>
    </w:p>
    <w:p w14:paraId="7E8DBDE3" w14:textId="77777777" w:rsidR="00536283" w:rsidRPr="005A3976" w:rsidRDefault="00536283" w:rsidP="00536283">
      <w:pPr>
        <w:ind w:firstLine="480"/>
        <w:jc w:val="center"/>
        <w:rPr>
          <w:rFonts w:ascii="宋体" w:eastAsia="宋体" w:hAnsi="宋体" w:cs="宋体"/>
          <w:szCs w:val="24"/>
        </w:rPr>
      </w:pPr>
      <w:r>
        <w:rPr>
          <w:rFonts w:ascii="宋体" w:eastAsia="宋体" w:hAnsi="宋体" w:cs="宋体"/>
          <w:noProof/>
          <w:szCs w:val="24"/>
        </w:rPr>
        <mc:AlternateContent>
          <mc:Choice Requires="wpg">
            <w:drawing>
              <wp:inline distT="0" distB="0" distL="0" distR="0" wp14:anchorId="3600A47F" wp14:editId="51B366FD">
                <wp:extent cx="4724400" cy="1068070"/>
                <wp:effectExtent l="0" t="0" r="0" b="0"/>
                <wp:docPr id="21"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0" cy="1068070"/>
                          <a:chOff x="1350" y="1458"/>
                          <a:chExt cx="5712" cy="1247"/>
                        </a:xfrm>
                      </wpg:grpSpPr>
                      <pic:pic xmlns:pic="http://schemas.openxmlformats.org/drawingml/2006/picture">
                        <pic:nvPicPr>
                          <pic:cNvPr id="39" name="图片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0" y="1458"/>
                            <a:ext cx="1247" cy="12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图片 12" descr="河北农业大学"/>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97" y="1458"/>
                            <a:ext cx="4465" cy="11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DEB6667" id="组合 21" o:spid="_x0000_s1026" style="width:372pt;height:84.1pt;mso-position-horizontal-relative:char;mso-position-vertical-relative:line" coordorigin="1350,1458" coordsize="5712,12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">
                <v:shape id="图片 3" o:spid="_x0000_s1027" type="#_x0000_t75" style="position:absolute;left:1350;top:1458;width:1247;height: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">
                  <v:imagedata r:id="rId11" o:title=""/>
                </v:shape>
                <v:shape id="图片 12" o:spid="_x0000_s1028" type="#_x0000_t75" alt="河北农业大学" style="position:absolute;left:2597;top:1458;width:4465;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">
                  <v:imagedata r:id="rId12" o:title="河北农业大学"/>
                </v:shape>
                <w10:anchorlock/>
              </v:group>
            </w:pict>
          </mc:Fallback>
        </mc:AlternateContent>
      </w:r>
    </w:p>
    <w:p w14:paraId="1EBAABB9" w14:textId="77777777" w:rsidR="00536283" w:rsidRPr="005030CE" w:rsidRDefault="00536283" w:rsidP="00536283">
      <w:pPr>
        <w:ind w:firstLine="480"/>
        <w:jc w:val="center"/>
        <w:rPr>
          <w:rFonts w:eastAsia="宋体"/>
          <w:szCs w:val="20"/>
        </w:rPr>
      </w:pPr>
    </w:p>
    <w:p w14:paraId="7F0F45D8" w14:textId="5AB64CC8" w:rsidR="00536283" w:rsidRPr="00536283" w:rsidRDefault="003F4459" w:rsidP="00536283">
      <w:pPr>
        <w:spacing w:afterLines="100" w:after="286"/>
        <w:ind w:firstLine="1440"/>
        <w:jc w:val="center"/>
        <w:rPr>
          <w:rFonts w:ascii="黑体" w:eastAsia="黑体" w:hAnsi="黑体"/>
          <w:sz w:val="72"/>
          <w:szCs w:val="20"/>
        </w:rPr>
      </w:pPr>
      <w:r w:rsidRPr="003F4459">
        <w:rPr>
          <w:rFonts w:ascii="黑体" w:eastAsia="黑体" w:hAnsi="黑体" w:hint="eastAsia"/>
          <w:sz w:val="72"/>
          <w:szCs w:val="20"/>
        </w:rPr>
        <w:t>毕业设计说明书</w:t>
      </w:r>
    </w:p>
    <w:p w14:paraId="07F77C90" w14:textId="77777777" w:rsidR="00536283" w:rsidRPr="005A3976" w:rsidRDefault="00536283" w:rsidP="00536283">
      <w:pPr>
        <w:ind w:firstLineChars="100" w:firstLine="522"/>
        <w:jc w:val="center"/>
        <w:rPr>
          <w:rFonts w:ascii="黑体" w:eastAsia="黑体" w:hAnsi="黑体"/>
          <w:b/>
          <w:bCs/>
          <w:sz w:val="52"/>
          <w:szCs w:val="52"/>
        </w:rPr>
      </w:pPr>
      <w:r w:rsidRPr="00536283">
        <w:rPr>
          <w:rFonts w:ascii="黑体" w:eastAsia="黑体" w:hAnsi="黑体" w:hint="eastAsia"/>
          <w:b/>
          <w:bCs/>
          <w:sz w:val="52"/>
          <w:szCs w:val="52"/>
        </w:rPr>
        <w:t>基于SSM的游戏论坛的设计与开发</w:t>
      </w:r>
    </w:p>
    <w:p w14:paraId="3C7254FD" w14:textId="77777777" w:rsidR="00536283" w:rsidRPr="005030CE" w:rsidRDefault="00536283" w:rsidP="00536283">
      <w:pPr>
        <w:ind w:firstLine="720"/>
        <w:rPr>
          <w:rFonts w:eastAsia="华文新魏"/>
          <w:sz w:val="36"/>
          <w:szCs w:val="20"/>
        </w:rPr>
      </w:pPr>
    </w:p>
    <w:p w14:paraId="09333BFD" w14:textId="77777777" w:rsidR="00536283" w:rsidRDefault="00536283" w:rsidP="00536283">
      <w:pPr>
        <w:spacing w:line="360" w:lineRule="auto"/>
        <w:ind w:firstLine="640"/>
        <w:jc w:val="left"/>
        <w:rPr>
          <w:rFonts w:ascii="仿宋" w:eastAsia="仿宋" w:hAnsi="仿宋"/>
          <w:color w:val="000000"/>
          <w:sz w:val="32"/>
          <w:szCs w:val="32"/>
        </w:rPr>
      </w:pPr>
    </w:p>
    <w:p w14:paraId="3C951BFB" w14:textId="77777777" w:rsidR="00536283" w:rsidRPr="003469CE" w:rsidRDefault="00536283" w:rsidP="00536283">
      <w:pPr>
        <w:ind w:firstLineChars="600" w:firstLine="2640"/>
        <w:rPr>
          <w:rFonts w:eastAsia="华文新魏"/>
          <w:sz w:val="44"/>
          <w:szCs w:val="20"/>
        </w:rPr>
      </w:pPr>
    </w:p>
    <w:p w14:paraId="3F5F3E88" w14:textId="77777777" w:rsidR="00536283" w:rsidRPr="005030CE" w:rsidRDefault="00536283" w:rsidP="00536283">
      <w:pPr>
        <w:ind w:firstLineChars="400" w:firstLine="1440"/>
        <w:rPr>
          <w:rFonts w:eastAsia="华文新魏"/>
          <w:sz w:val="36"/>
          <w:szCs w:val="20"/>
        </w:rPr>
      </w:pPr>
    </w:p>
    <w:p w14:paraId="43EEB2C9" w14:textId="77777777" w:rsidR="00536283" w:rsidRDefault="00536283" w:rsidP="00536283">
      <w:pPr>
        <w:ind w:firstLineChars="400" w:firstLine="1440"/>
        <w:rPr>
          <w:rFonts w:eastAsia="华文新魏"/>
          <w:sz w:val="36"/>
          <w:szCs w:val="20"/>
        </w:rPr>
      </w:pPr>
    </w:p>
    <w:p w14:paraId="374D9885" w14:textId="77777777" w:rsidR="00536283" w:rsidRDefault="00536283" w:rsidP="00536283">
      <w:pPr>
        <w:ind w:firstLine="720"/>
        <w:rPr>
          <w:rFonts w:eastAsia="华文新魏"/>
          <w:sz w:val="36"/>
          <w:szCs w:val="20"/>
        </w:rPr>
      </w:pPr>
    </w:p>
    <w:p w14:paraId="36E0F571" w14:textId="77777777" w:rsidR="00536283" w:rsidRPr="00312E92" w:rsidRDefault="003548C7" w:rsidP="00536283">
      <w:pPr>
        <w:ind w:firstLine="640"/>
        <w:jc w:val="center"/>
        <w:rPr>
          <w:rFonts w:asciiTheme="majorEastAsia" w:eastAsiaTheme="majorEastAsia" w:hAnsiTheme="majorEastAsia"/>
          <w:sz w:val="32"/>
          <w:szCs w:val="32"/>
        </w:rPr>
      </w:pPr>
      <w:r>
        <w:rPr>
          <w:rFonts w:asciiTheme="majorEastAsia" w:eastAsiaTheme="majorEastAsia" w:hAnsiTheme="majorEastAsia" w:hint="eastAsia"/>
          <w:sz w:val="32"/>
          <w:szCs w:val="32"/>
        </w:rPr>
        <w:t>二零二零</w:t>
      </w:r>
      <w:r w:rsidR="00536283" w:rsidRPr="00312E92">
        <w:rPr>
          <w:rFonts w:asciiTheme="majorEastAsia" w:eastAsiaTheme="majorEastAsia" w:hAnsiTheme="majorEastAsia" w:hint="eastAsia"/>
          <w:sz w:val="32"/>
          <w:szCs w:val="32"/>
        </w:rPr>
        <w:t xml:space="preserve">年  </w:t>
      </w:r>
      <w:r>
        <w:rPr>
          <w:rFonts w:asciiTheme="majorEastAsia" w:eastAsiaTheme="majorEastAsia" w:hAnsiTheme="majorEastAsia" w:hint="eastAsia"/>
          <w:sz w:val="32"/>
          <w:szCs w:val="32"/>
        </w:rPr>
        <w:t>五</w:t>
      </w:r>
      <w:r w:rsidR="00536283" w:rsidRPr="00312E92">
        <w:rPr>
          <w:rFonts w:asciiTheme="majorEastAsia" w:eastAsiaTheme="majorEastAsia" w:hAnsiTheme="majorEastAsia" w:hint="eastAsia"/>
          <w:sz w:val="32"/>
          <w:szCs w:val="32"/>
        </w:rPr>
        <w:t xml:space="preserve">月 </w:t>
      </w:r>
      <w:r>
        <w:rPr>
          <w:rFonts w:asciiTheme="majorEastAsia" w:eastAsiaTheme="majorEastAsia" w:hAnsiTheme="majorEastAsia" w:hint="eastAsia"/>
          <w:sz w:val="32"/>
          <w:szCs w:val="32"/>
        </w:rPr>
        <w:t>十六</w:t>
      </w:r>
      <w:r w:rsidR="00536283" w:rsidRPr="00312E92">
        <w:rPr>
          <w:rFonts w:asciiTheme="majorEastAsia" w:eastAsiaTheme="majorEastAsia" w:hAnsiTheme="majorEastAsia" w:hint="eastAsia"/>
          <w:sz w:val="32"/>
          <w:szCs w:val="32"/>
        </w:rPr>
        <w:t>日</w:t>
      </w:r>
    </w:p>
    <w:p w14:paraId="6F34C2B2" w14:textId="77777777" w:rsidR="00606419" w:rsidRPr="00536283" w:rsidRDefault="00606419" w:rsidP="00606419">
      <w:pPr>
        <w:widowControl/>
        <w:spacing w:line="360" w:lineRule="exact"/>
        <w:ind w:firstLine="602"/>
        <w:rPr>
          <w:rFonts w:hAnsi="宋体"/>
          <w:b/>
          <w:sz w:val="30"/>
          <w:szCs w:val="30"/>
        </w:rPr>
        <w:sectPr w:rsidR="00606419" w:rsidRPr="00536283" w:rsidSect="005B5C13">
          <w:footerReference w:type="default" r:id="rId13"/>
          <w:pgSz w:w="11906" w:h="16838"/>
          <w:pgMar w:top="1418" w:right="1134" w:bottom="1134" w:left="1134" w:header="851" w:footer="992" w:gutter="284"/>
          <w:pgNumType w:start="1"/>
          <w:cols w:space="425"/>
          <w:docGrid w:type="lines" w:linePitch="286"/>
        </w:sectPr>
      </w:pPr>
    </w:p>
    <w:p w14:paraId="561E0DEA" w14:textId="77777777" w:rsidR="00AF66B4" w:rsidRPr="002A7154" w:rsidRDefault="00AF66B4" w:rsidP="00AF66B4">
      <w:pPr>
        <w:ind w:firstLine="600"/>
        <w:jc w:val="center"/>
        <w:rPr>
          <w:rFonts w:ascii="黑体" w:eastAsia="黑体" w:hAnsi="黑体"/>
          <w:sz w:val="30"/>
          <w:szCs w:val="30"/>
        </w:rPr>
      </w:pPr>
      <w:r w:rsidRPr="002A7154">
        <w:rPr>
          <w:rFonts w:ascii="黑体" w:eastAsia="黑体" w:hAnsi="黑体" w:hint="eastAsia"/>
          <w:sz w:val="30"/>
          <w:szCs w:val="30"/>
        </w:rPr>
        <w:lastRenderedPageBreak/>
        <w:t>学位论文原创性声明</w:t>
      </w:r>
    </w:p>
    <w:p w14:paraId="5A08AF89" w14:textId="77777777" w:rsidR="00AF66B4" w:rsidRDefault="00AF66B4" w:rsidP="00AF66B4">
      <w:pPr>
        <w:ind w:firstLine="600"/>
        <w:jc w:val="left"/>
        <w:rPr>
          <w:rFonts w:ascii="楷体" w:eastAsia="楷体" w:hAnsi="楷体"/>
          <w:sz w:val="30"/>
          <w:szCs w:val="30"/>
        </w:rPr>
      </w:pPr>
    </w:p>
    <w:p w14:paraId="1A42F955" w14:textId="77777777" w:rsidR="00AF66B4" w:rsidRDefault="00AF66B4" w:rsidP="00AF66B4">
      <w:pPr>
        <w:ind w:firstLine="600"/>
        <w:jc w:val="left"/>
        <w:rPr>
          <w:rFonts w:ascii="楷体" w:eastAsia="楷体" w:hAnsi="楷体"/>
          <w:sz w:val="30"/>
          <w:szCs w:val="30"/>
        </w:rPr>
      </w:pPr>
    </w:p>
    <w:p w14:paraId="1663EE33" w14:textId="77777777" w:rsidR="00AF66B4" w:rsidRDefault="00AF66B4" w:rsidP="00AF66B4">
      <w:pPr>
        <w:spacing w:line="360" w:lineRule="auto"/>
        <w:ind w:firstLine="480"/>
        <w:jc w:val="left"/>
        <w:rPr>
          <w:rFonts w:asciiTheme="minorEastAsia" w:hAnsiTheme="minorEastAsia"/>
        </w:rPr>
      </w:pPr>
      <w:r w:rsidRPr="00B62F2B">
        <w:rPr>
          <w:rFonts w:asciiTheme="minorEastAsia" w:hAnsiTheme="minorEastAsia" w:hint="eastAsia"/>
        </w:rPr>
        <w:t>本人所提交的学位论文</w:t>
      </w:r>
      <w:r>
        <w:rPr>
          <w:rFonts w:asciiTheme="minorEastAsia" w:hAnsiTheme="minorEastAsia" w:hint="eastAsia"/>
        </w:rPr>
        <w:t>基于SSM的游戏论坛的设计与开发</w:t>
      </w:r>
      <w:r w:rsidRPr="00B62F2B">
        <w:rPr>
          <w:rFonts w:asciiTheme="minorEastAsia" w:hAnsiTheme="minorEastAsia" w:hint="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12B5D679" w14:textId="77777777" w:rsidR="00AF66B4" w:rsidRDefault="00AF66B4" w:rsidP="00AF66B4">
      <w:pPr>
        <w:spacing w:line="360" w:lineRule="auto"/>
        <w:ind w:firstLine="480"/>
        <w:jc w:val="left"/>
        <w:rPr>
          <w:rFonts w:asciiTheme="minorEastAsia" w:hAnsiTheme="minorEastAsia"/>
        </w:rPr>
      </w:pPr>
      <w:r>
        <w:rPr>
          <w:rFonts w:asciiTheme="minorEastAsia" w:hAnsiTheme="minorEastAsia" w:hint="eastAsia"/>
        </w:rPr>
        <w:t>本声明的法律后果由本人承担。</w:t>
      </w:r>
    </w:p>
    <w:p w14:paraId="64F19F6B" w14:textId="77777777" w:rsidR="00AF66B4" w:rsidRDefault="00AF66B4" w:rsidP="00AF66B4">
      <w:pPr>
        <w:spacing w:line="360" w:lineRule="auto"/>
        <w:ind w:firstLine="480"/>
        <w:jc w:val="left"/>
        <w:rPr>
          <w:rFonts w:asciiTheme="minorEastAsia" w:hAnsiTheme="minorEastAsia"/>
        </w:rPr>
      </w:pPr>
    </w:p>
    <w:p w14:paraId="247DC64E" w14:textId="77777777" w:rsidR="00AF66B4" w:rsidRDefault="00AF66B4" w:rsidP="00AF66B4">
      <w:pPr>
        <w:spacing w:line="360" w:lineRule="auto"/>
        <w:ind w:firstLine="480"/>
        <w:jc w:val="left"/>
        <w:rPr>
          <w:rFonts w:asciiTheme="minorEastAsia" w:hAnsiTheme="minorEastAsia"/>
        </w:rPr>
      </w:pPr>
    </w:p>
    <w:p w14:paraId="48D7B6F3" w14:textId="77777777" w:rsidR="00AF66B4" w:rsidRDefault="00AF66B4" w:rsidP="00AF66B4">
      <w:pPr>
        <w:spacing w:line="360" w:lineRule="auto"/>
        <w:ind w:firstLineChars="500" w:firstLine="1050"/>
        <w:jc w:val="center"/>
        <w:rPr>
          <w:rFonts w:asciiTheme="minorEastAsia" w:hAnsiTheme="minorEastAsia"/>
        </w:rPr>
      </w:pPr>
    </w:p>
    <w:p w14:paraId="169259F4" w14:textId="77777777" w:rsidR="00AF66B4" w:rsidRPr="002A7154" w:rsidRDefault="00AF66B4" w:rsidP="00AF66B4">
      <w:pPr>
        <w:spacing w:line="360" w:lineRule="auto"/>
        <w:ind w:firstLine="600"/>
        <w:jc w:val="center"/>
        <w:rPr>
          <w:rFonts w:ascii="黑体" w:eastAsia="黑体" w:hAnsi="黑体"/>
          <w:sz w:val="30"/>
          <w:szCs w:val="30"/>
        </w:rPr>
      </w:pPr>
      <w:r w:rsidRPr="002A7154">
        <w:rPr>
          <w:rFonts w:ascii="黑体" w:eastAsia="黑体" w:hAnsi="黑体" w:hint="eastAsia"/>
          <w:sz w:val="30"/>
          <w:szCs w:val="30"/>
        </w:rPr>
        <w:t>学位论文版权使用授权书</w:t>
      </w:r>
    </w:p>
    <w:p w14:paraId="079198AC" w14:textId="77777777" w:rsidR="00AF66B4" w:rsidRDefault="00AF66B4" w:rsidP="00AF66B4">
      <w:pPr>
        <w:spacing w:line="360" w:lineRule="auto"/>
        <w:ind w:firstLine="600"/>
        <w:rPr>
          <w:rFonts w:ascii="楷体" w:eastAsia="楷体" w:hAnsi="楷体"/>
          <w:sz w:val="30"/>
          <w:szCs w:val="30"/>
        </w:rPr>
      </w:pPr>
    </w:p>
    <w:p w14:paraId="779AA658" w14:textId="77777777" w:rsidR="00AF66B4" w:rsidRDefault="00AF66B4" w:rsidP="00AF66B4">
      <w:pPr>
        <w:spacing w:line="360" w:lineRule="auto"/>
        <w:ind w:firstLine="480"/>
        <w:rPr>
          <w:rFonts w:asciiTheme="minorEastAsia" w:hAnsiTheme="minorEastAsia"/>
        </w:rPr>
      </w:pPr>
      <w:r>
        <w:rPr>
          <w:rFonts w:asciiTheme="minorEastAsia" w:hAnsiTheme="minorEastAsia" w:hint="eastAsia"/>
        </w:rPr>
        <w:t>本学位论文作者完全了解河北农业大学有权保留并向国家有关部门或机构送交学位论文的复印件和磁盘，允许论文被查阅和借阅。本人授权河北农业大学可以将学位论文的全部或部分内容编入有关数据库进行检索，可以采用影印、缩印或其它复制手段保存、汇编学位论文。</w:t>
      </w:r>
    </w:p>
    <w:p w14:paraId="02EC7017" w14:textId="77777777" w:rsidR="00AF66B4" w:rsidRDefault="00AF66B4" w:rsidP="00AF66B4">
      <w:pPr>
        <w:spacing w:line="360" w:lineRule="auto"/>
        <w:ind w:firstLine="480"/>
        <w:rPr>
          <w:rFonts w:asciiTheme="minorEastAsia" w:hAnsiTheme="minorEastAsia"/>
        </w:rPr>
      </w:pPr>
      <w:r>
        <w:rPr>
          <w:rFonts w:asciiTheme="minorEastAsia" w:hAnsiTheme="minorEastAsia" w:hint="eastAsia"/>
        </w:rPr>
        <w:t>保密的学位论文在_______年解密后适用本授权书。</w:t>
      </w:r>
    </w:p>
    <w:p w14:paraId="4394C80B" w14:textId="77777777" w:rsidR="00AF66B4" w:rsidRDefault="00AF66B4" w:rsidP="00AF66B4">
      <w:pPr>
        <w:spacing w:line="360" w:lineRule="auto"/>
        <w:ind w:firstLine="480"/>
        <w:rPr>
          <w:rFonts w:asciiTheme="minorEastAsia" w:hAnsiTheme="minorEastAsia"/>
        </w:rPr>
      </w:pPr>
    </w:p>
    <w:p w14:paraId="46D5C521" w14:textId="77777777" w:rsidR="00AF66B4" w:rsidRPr="00AF66B4" w:rsidRDefault="00AF66B4" w:rsidP="005B0CE9">
      <w:pPr>
        <w:ind w:firstLine="600"/>
        <w:rPr>
          <w:rFonts w:hAnsi="宋体"/>
          <w:sz w:val="30"/>
          <w:szCs w:val="30"/>
        </w:rPr>
        <w:sectPr w:rsidR="00AF66B4" w:rsidRPr="00AF66B4" w:rsidSect="0080118C">
          <w:footerReference w:type="default" r:id="rId14"/>
          <w:pgSz w:w="11906" w:h="16838"/>
          <w:pgMar w:top="1418" w:right="1134" w:bottom="1134" w:left="1134" w:header="851" w:footer="992" w:gutter="284"/>
          <w:pgNumType w:fmt="upperRoman" w:start="1"/>
          <w:cols w:space="425"/>
          <w:docGrid w:type="lines" w:linePitch="286"/>
        </w:sectPr>
      </w:pPr>
    </w:p>
    <w:p w14:paraId="11F86EAA" w14:textId="77777777" w:rsidR="00AF0C3C" w:rsidRPr="00EA728D" w:rsidRDefault="00AF0C3C" w:rsidP="00606419">
      <w:pPr>
        <w:widowControl/>
        <w:spacing w:line="360" w:lineRule="exact"/>
        <w:ind w:firstLine="602"/>
        <w:rPr>
          <w:rFonts w:hAnsi="宋体"/>
          <w:b/>
          <w:sz w:val="30"/>
          <w:szCs w:val="30"/>
        </w:rPr>
      </w:pPr>
    </w:p>
    <w:p w14:paraId="02BA23E9" w14:textId="77777777" w:rsidR="00EB4592" w:rsidRPr="003F269C" w:rsidRDefault="00EB4592" w:rsidP="003F269C">
      <w:pPr>
        <w:widowControl/>
        <w:spacing w:before="800" w:after="400" w:line="400" w:lineRule="exact"/>
        <w:ind w:firstLine="602"/>
        <w:jc w:val="center"/>
        <w:rPr>
          <w:rFonts w:ascii="黑体" w:eastAsia="黑体" w:hAnsi="黑体"/>
          <w:color w:val="252525"/>
          <w:sz w:val="30"/>
          <w:szCs w:val="30"/>
          <w:shd w:val="clear" w:color="auto" w:fill="FAFAFA"/>
        </w:rPr>
      </w:pPr>
      <w:r w:rsidRPr="003F269C">
        <w:rPr>
          <w:rFonts w:ascii="黑体" w:eastAsia="黑体" w:hAnsi="黑体" w:cs="宋体" w:hint="eastAsia"/>
          <w:b/>
          <w:kern w:val="0"/>
          <w:sz w:val="30"/>
          <w:szCs w:val="30"/>
        </w:rPr>
        <w:t>摘</w:t>
      </w:r>
      <w:r w:rsidR="005B0CE9" w:rsidRPr="003F269C">
        <w:rPr>
          <w:rFonts w:ascii="黑体" w:eastAsia="黑体" w:hAnsi="黑体" w:cs="宋体"/>
          <w:b/>
          <w:kern w:val="0"/>
          <w:sz w:val="30"/>
          <w:szCs w:val="30"/>
        </w:rPr>
        <w:t xml:space="preserve">  </w:t>
      </w:r>
      <w:r w:rsidRPr="003F269C">
        <w:rPr>
          <w:rFonts w:ascii="黑体" w:eastAsia="黑体" w:hAnsi="黑体" w:cs="宋体" w:hint="eastAsia"/>
          <w:b/>
          <w:kern w:val="0"/>
          <w:sz w:val="30"/>
          <w:szCs w:val="30"/>
        </w:rPr>
        <w:t>要</w:t>
      </w:r>
    </w:p>
    <w:p w14:paraId="3A00654E" w14:textId="7C7E29AA" w:rsidR="00253AB2" w:rsidRPr="003F269C" w:rsidRDefault="00253AB2" w:rsidP="003F269C">
      <w:pPr>
        <w:widowControl/>
        <w:spacing w:line="400" w:lineRule="exact"/>
        <w:ind w:firstLineChars="200" w:firstLine="480"/>
        <w:rPr>
          <w:rFonts w:asciiTheme="minorEastAsia" w:hAnsiTheme="minorEastAsia"/>
          <w:color w:val="252525"/>
          <w:sz w:val="24"/>
          <w:szCs w:val="24"/>
          <w:shd w:val="clear" w:color="auto" w:fill="FAFAFA"/>
        </w:rPr>
      </w:pPr>
      <w:r w:rsidRPr="003F269C">
        <w:rPr>
          <w:rFonts w:asciiTheme="minorEastAsia" w:hAnsiTheme="minorEastAsia" w:hint="eastAsia"/>
          <w:color w:val="252525"/>
          <w:sz w:val="24"/>
          <w:szCs w:val="24"/>
          <w:shd w:val="clear" w:color="auto" w:fill="FAFAFA"/>
        </w:rPr>
        <w:t>随着互联网飞速的发展，Internet已经成为了生活必须品。互联网大大缩短了人们交流的距离，在网络中视频、聊天、发布个人博客等方式已经成为了人们互相之间沟通、交流信息的最主要方式。除此之外，为了方便某一个圈子，或者某一个领域的</w:t>
      </w:r>
      <w:r w:rsidR="007633A0" w:rsidRPr="003F269C">
        <w:rPr>
          <w:rFonts w:asciiTheme="minorEastAsia" w:hAnsiTheme="minorEastAsia" w:hint="eastAsia"/>
          <w:color w:val="252525"/>
          <w:sz w:val="24"/>
          <w:szCs w:val="24"/>
          <w:shd w:val="clear" w:color="auto" w:fill="FAFAFA"/>
        </w:rPr>
        <w:t>人们</w:t>
      </w:r>
      <w:r w:rsidRPr="003F269C">
        <w:rPr>
          <w:rFonts w:asciiTheme="minorEastAsia" w:hAnsiTheme="minorEastAsia" w:hint="eastAsia"/>
          <w:color w:val="252525"/>
          <w:sz w:val="24"/>
          <w:szCs w:val="24"/>
          <w:shd w:val="clear" w:color="auto" w:fill="FAFAFA"/>
        </w:rPr>
        <w:t>探讨问题</w:t>
      </w:r>
      <w:r w:rsidR="00C40DB5">
        <w:rPr>
          <w:rFonts w:asciiTheme="minorEastAsia" w:hAnsiTheme="minorEastAsia" w:hint="eastAsia"/>
          <w:color w:val="252525"/>
          <w:sz w:val="24"/>
          <w:szCs w:val="24"/>
          <w:shd w:val="clear" w:color="auto" w:fill="FAFAFA"/>
        </w:rPr>
        <w:t>、</w:t>
      </w:r>
      <w:r w:rsidRPr="003F269C">
        <w:rPr>
          <w:rFonts w:asciiTheme="minorEastAsia" w:hAnsiTheme="minorEastAsia" w:hint="eastAsia"/>
          <w:color w:val="252525"/>
          <w:sz w:val="24"/>
          <w:szCs w:val="24"/>
          <w:shd w:val="clear" w:color="auto" w:fill="FAFAFA"/>
        </w:rPr>
        <w:t>交流意见，Internet上出现了论坛服务BBS。在线论坛可以非常方便的让人们对某一</w:t>
      </w:r>
      <w:r w:rsidR="006F1FF0" w:rsidRPr="003F269C">
        <w:rPr>
          <w:rFonts w:asciiTheme="minorEastAsia" w:hAnsiTheme="minorEastAsia" w:hint="eastAsia"/>
          <w:color w:val="252525"/>
          <w:sz w:val="24"/>
          <w:szCs w:val="24"/>
          <w:shd w:val="clear" w:color="auto" w:fill="FAFAFA"/>
        </w:rPr>
        <w:t>领域</w:t>
      </w:r>
      <w:r w:rsidR="00C40DB5" w:rsidRPr="003F269C">
        <w:rPr>
          <w:rFonts w:asciiTheme="minorEastAsia" w:hAnsiTheme="minorEastAsia" w:hint="eastAsia"/>
          <w:color w:val="252525"/>
          <w:sz w:val="24"/>
          <w:szCs w:val="24"/>
          <w:shd w:val="clear" w:color="auto" w:fill="FAFAFA"/>
        </w:rPr>
        <w:t>发</w:t>
      </w:r>
      <w:r w:rsidR="00C40DB5">
        <w:rPr>
          <w:rFonts w:asciiTheme="minorEastAsia" w:hAnsiTheme="minorEastAsia" w:hint="eastAsia"/>
          <w:color w:val="252525"/>
          <w:sz w:val="24"/>
          <w:szCs w:val="24"/>
          <w:shd w:val="clear" w:color="auto" w:fill="FAFAFA"/>
        </w:rPr>
        <w:t>表</w:t>
      </w:r>
      <w:r w:rsidR="006F1FF0" w:rsidRPr="003F269C">
        <w:rPr>
          <w:rFonts w:asciiTheme="minorEastAsia" w:hAnsiTheme="minorEastAsia" w:hint="eastAsia"/>
          <w:color w:val="252525"/>
          <w:sz w:val="24"/>
          <w:szCs w:val="24"/>
          <w:shd w:val="clear" w:color="auto" w:fill="FAFAFA"/>
        </w:rPr>
        <w:t>自己遇到的问题，即发表主题、发帖</w:t>
      </w:r>
      <w:r w:rsidR="00C40DB5">
        <w:rPr>
          <w:rFonts w:asciiTheme="minorEastAsia" w:hAnsiTheme="minorEastAsia" w:hint="eastAsia"/>
          <w:color w:val="252525"/>
          <w:sz w:val="24"/>
          <w:szCs w:val="24"/>
          <w:shd w:val="clear" w:color="auto" w:fill="FAFAFA"/>
        </w:rPr>
        <w:t>，</w:t>
      </w:r>
      <w:r w:rsidR="006F1FF0" w:rsidRPr="003F269C">
        <w:rPr>
          <w:rFonts w:asciiTheme="minorEastAsia" w:hAnsiTheme="minorEastAsia" w:hint="eastAsia"/>
          <w:color w:val="252525"/>
          <w:sz w:val="24"/>
          <w:szCs w:val="24"/>
          <w:shd w:val="clear" w:color="auto" w:fill="FAFAFA"/>
        </w:rPr>
        <w:t>随后，论坛上的其他人员会根据自己的经验、见解回答问题、发表意见、或者提出解决思路。</w:t>
      </w:r>
    </w:p>
    <w:p w14:paraId="3C3B3C01" w14:textId="77777777" w:rsidR="0041591D" w:rsidRPr="003F269C" w:rsidRDefault="0041591D" w:rsidP="003F269C">
      <w:pPr>
        <w:widowControl/>
        <w:spacing w:line="400" w:lineRule="exact"/>
        <w:ind w:firstLineChars="200" w:firstLine="480"/>
        <w:rPr>
          <w:rFonts w:asciiTheme="minorEastAsia" w:hAnsiTheme="minorEastAsia"/>
          <w:color w:val="252525"/>
          <w:sz w:val="24"/>
          <w:szCs w:val="24"/>
          <w:shd w:val="clear" w:color="auto" w:fill="FAFAFA"/>
        </w:rPr>
      </w:pPr>
      <w:r w:rsidRPr="003F269C">
        <w:rPr>
          <w:rFonts w:asciiTheme="minorEastAsia" w:hAnsiTheme="minorEastAsia" w:hint="eastAsia"/>
          <w:color w:val="252525"/>
          <w:sz w:val="24"/>
          <w:szCs w:val="24"/>
          <w:shd w:val="clear" w:color="auto" w:fill="FAFAFA"/>
        </w:rPr>
        <w:t>开发本论坛系统的目的是提供一个供ark-方舟生存进化游戏用户，交流经验，提出问题，发表看法的网上社区。故而，此论坛系统的基本功能首先是发布帖子，其次是其他人可以随意浏览不同分板块中的帖子。论坛系统还需要提供注册登录服务，在用户注册系统成为系统会员之后，还可以对帖子发布评论信息，对评论信息进行回复。没有登录的用户（游客）只能浏览信息。</w:t>
      </w:r>
    </w:p>
    <w:p w14:paraId="4779B49A" w14:textId="1B60EEB2" w:rsidR="00C76B89" w:rsidRDefault="007633A0" w:rsidP="003F269C">
      <w:pPr>
        <w:widowControl/>
        <w:spacing w:line="400" w:lineRule="exact"/>
        <w:ind w:firstLineChars="200" w:firstLine="480"/>
        <w:rPr>
          <w:rFonts w:asciiTheme="minorEastAsia" w:hAnsiTheme="minorEastAsia"/>
          <w:sz w:val="24"/>
          <w:szCs w:val="24"/>
        </w:rPr>
      </w:pPr>
      <w:r w:rsidRPr="003F269C">
        <w:rPr>
          <w:rFonts w:asciiTheme="minorEastAsia" w:hAnsiTheme="minorEastAsia" w:hint="eastAsia"/>
          <w:sz w:val="24"/>
          <w:szCs w:val="24"/>
        </w:rPr>
        <w:t>本系统主要</w:t>
      </w:r>
      <w:r w:rsidR="00B53C70" w:rsidRPr="003F269C">
        <w:rPr>
          <w:rFonts w:asciiTheme="minorEastAsia" w:hAnsiTheme="minorEastAsia" w:hint="eastAsia"/>
          <w:sz w:val="24"/>
          <w:szCs w:val="24"/>
        </w:rPr>
        <w:t>使用</w:t>
      </w:r>
      <w:r w:rsidRPr="003F269C">
        <w:rPr>
          <w:rFonts w:asciiTheme="minorEastAsia" w:hAnsiTheme="minorEastAsia" w:hint="eastAsia"/>
          <w:sz w:val="24"/>
          <w:szCs w:val="24"/>
        </w:rPr>
        <w:t>了Java语言，</w:t>
      </w:r>
      <w:r w:rsidR="00B53C70" w:rsidRPr="003F269C">
        <w:rPr>
          <w:rFonts w:asciiTheme="minorEastAsia" w:hAnsiTheme="minorEastAsia" w:hint="eastAsia"/>
          <w:sz w:val="24"/>
          <w:szCs w:val="24"/>
        </w:rPr>
        <w:t>后台采用zookeeper+dubbo实现分布式部署，前端使用</w:t>
      </w:r>
      <w:r w:rsidR="00FF420E">
        <w:rPr>
          <w:rFonts w:asciiTheme="minorEastAsia" w:hAnsiTheme="minorEastAsia" w:hint="eastAsia"/>
          <w:sz w:val="24"/>
          <w:szCs w:val="24"/>
        </w:rPr>
        <w:t>LayUI</w:t>
      </w:r>
      <w:r w:rsidR="00B53C70" w:rsidRPr="003F269C">
        <w:rPr>
          <w:rFonts w:asciiTheme="minorEastAsia" w:hAnsiTheme="minorEastAsia" w:hint="eastAsia"/>
          <w:sz w:val="24"/>
          <w:szCs w:val="24"/>
        </w:rPr>
        <w:t>轻量级框架开发。</w:t>
      </w:r>
      <w:r w:rsidRPr="003F269C">
        <w:rPr>
          <w:rFonts w:asciiTheme="minorEastAsia" w:hAnsiTheme="minorEastAsia" w:hint="eastAsia"/>
          <w:sz w:val="24"/>
          <w:szCs w:val="24"/>
        </w:rPr>
        <w:t>运用</w:t>
      </w:r>
      <w:r w:rsidRPr="003F269C">
        <w:rPr>
          <w:rFonts w:asciiTheme="minorEastAsia" w:hAnsiTheme="minorEastAsia"/>
          <w:sz w:val="24"/>
          <w:szCs w:val="24"/>
        </w:rPr>
        <w:t>MySQL</w:t>
      </w:r>
      <w:r w:rsidRPr="003F269C">
        <w:rPr>
          <w:rFonts w:asciiTheme="minorEastAsia" w:hAnsiTheme="minorEastAsia" w:hint="eastAsia"/>
          <w:sz w:val="24"/>
          <w:szCs w:val="24"/>
        </w:rPr>
        <w:t>数据库，构建了一个B/S架构体系的</w:t>
      </w:r>
      <w:r w:rsidR="00B53C70" w:rsidRPr="003F269C">
        <w:rPr>
          <w:rFonts w:asciiTheme="minorEastAsia" w:hAnsiTheme="minorEastAsia" w:hint="eastAsia"/>
          <w:sz w:val="24"/>
          <w:szCs w:val="24"/>
        </w:rPr>
        <w:t>小型游戏论坛服务系统。由于使用了前后端分离设计思想，此系统具有操作灵活、反应灵敏、安全稳定、运行可靠的特点。</w:t>
      </w:r>
      <w:r w:rsidR="00FC479D" w:rsidRPr="003F269C">
        <w:rPr>
          <w:rFonts w:asciiTheme="minorEastAsia" w:hAnsiTheme="minorEastAsia"/>
          <w:sz w:val="24"/>
          <w:szCs w:val="24"/>
        </w:rPr>
        <w:t xml:space="preserve"> </w:t>
      </w:r>
    </w:p>
    <w:p w14:paraId="2312414D" w14:textId="77777777" w:rsidR="003F269C" w:rsidRPr="003F269C" w:rsidRDefault="003F269C" w:rsidP="003F269C">
      <w:pPr>
        <w:widowControl/>
        <w:spacing w:line="400" w:lineRule="exact"/>
        <w:ind w:firstLineChars="200" w:firstLine="480"/>
        <w:rPr>
          <w:rFonts w:asciiTheme="minorEastAsia" w:hAnsiTheme="minorEastAsia"/>
          <w:sz w:val="24"/>
          <w:szCs w:val="24"/>
        </w:rPr>
      </w:pPr>
    </w:p>
    <w:p w14:paraId="0E5FFA25" w14:textId="77777777" w:rsidR="00C76B89" w:rsidRPr="003F269C" w:rsidRDefault="00C76B89" w:rsidP="003F269C">
      <w:pPr>
        <w:pStyle w:val="af2"/>
        <w:spacing w:line="400" w:lineRule="exact"/>
        <w:ind w:firstLineChars="0" w:firstLine="0"/>
        <w:rPr>
          <w:rFonts w:asciiTheme="minorEastAsia" w:eastAsiaTheme="minorEastAsia" w:hAnsiTheme="minorEastAsia" w:cstheme="minorBidi"/>
          <w:kern w:val="2"/>
          <w:sz w:val="24"/>
          <w:szCs w:val="24"/>
        </w:rPr>
      </w:pPr>
      <w:r w:rsidRPr="003F269C">
        <w:rPr>
          <w:rFonts w:asciiTheme="minorEastAsia" w:eastAsiaTheme="minorEastAsia" w:hAnsiTheme="minorEastAsia" w:cstheme="minorBidi" w:hint="eastAsia"/>
          <w:b/>
          <w:kern w:val="2"/>
          <w:sz w:val="24"/>
          <w:szCs w:val="24"/>
        </w:rPr>
        <w:t>关键词：</w:t>
      </w:r>
      <w:r w:rsidR="007C7D60" w:rsidRPr="003F269C">
        <w:rPr>
          <w:rFonts w:asciiTheme="minorEastAsia" w:eastAsiaTheme="minorEastAsia" w:hAnsiTheme="minorEastAsia" w:cstheme="minorBidi" w:hint="eastAsia"/>
          <w:kern w:val="2"/>
          <w:sz w:val="24"/>
          <w:szCs w:val="24"/>
        </w:rPr>
        <w:t>游戏论坛</w:t>
      </w:r>
      <w:r w:rsidRPr="003F269C">
        <w:rPr>
          <w:rFonts w:asciiTheme="minorEastAsia" w:eastAsiaTheme="minorEastAsia" w:hAnsiTheme="minorEastAsia" w:cstheme="minorBidi" w:hint="eastAsia"/>
          <w:kern w:val="2"/>
          <w:sz w:val="24"/>
          <w:szCs w:val="24"/>
        </w:rPr>
        <w:t>；</w:t>
      </w:r>
      <w:r w:rsidR="007C7D60" w:rsidRPr="003F269C">
        <w:rPr>
          <w:rFonts w:asciiTheme="minorEastAsia" w:eastAsiaTheme="minorEastAsia" w:hAnsiTheme="minorEastAsia" w:cstheme="minorBidi" w:hint="eastAsia"/>
          <w:kern w:val="2"/>
          <w:sz w:val="24"/>
          <w:szCs w:val="24"/>
        </w:rPr>
        <w:t>bbs；</w:t>
      </w:r>
      <w:r w:rsidRPr="003F269C">
        <w:rPr>
          <w:rFonts w:asciiTheme="minorEastAsia" w:eastAsiaTheme="minorEastAsia" w:hAnsiTheme="minorEastAsia" w:cstheme="minorBidi" w:hint="eastAsia"/>
          <w:kern w:val="2"/>
          <w:sz w:val="24"/>
          <w:szCs w:val="24"/>
        </w:rPr>
        <w:t>B/S</w:t>
      </w:r>
      <w:r w:rsidR="00FA544E" w:rsidRPr="003F269C">
        <w:rPr>
          <w:rFonts w:asciiTheme="minorEastAsia" w:eastAsiaTheme="minorEastAsia" w:hAnsiTheme="minorEastAsia" w:cstheme="minorBidi" w:hint="eastAsia"/>
          <w:kern w:val="2"/>
          <w:sz w:val="24"/>
          <w:szCs w:val="24"/>
        </w:rPr>
        <w:t>模式；</w:t>
      </w:r>
      <w:r w:rsidR="007C7D60" w:rsidRPr="003F269C">
        <w:rPr>
          <w:rFonts w:asciiTheme="minorEastAsia" w:eastAsiaTheme="minorEastAsia" w:hAnsiTheme="minorEastAsia" w:cstheme="minorBidi" w:hint="eastAsia"/>
          <w:kern w:val="2"/>
          <w:sz w:val="24"/>
          <w:szCs w:val="24"/>
        </w:rPr>
        <w:t>论坛</w:t>
      </w:r>
    </w:p>
    <w:p w14:paraId="6497DD9D" w14:textId="77777777" w:rsidR="00FD0FBE" w:rsidRDefault="00FD0FBE" w:rsidP="00FF420E">
      <w:pPr>
        <w:widowControl/>
        <w:spacing w:beforeLines="100" w:before="286" w:afterLines="100" w:after="286" w:line="360" w:lineRule="exact"/>
        <w:ind w:firstLine="480"/>
        <w:jc w:val="left"/>
        <w:rPr>
          <w:rFonts w:asciiTheme="minorEastAsia" w:hAnsiTheme="minorEastAsia"/>
          <w:szCs w:val="21"/>
        </w:rPr>
      </w:pPr>
    </w:p>
    <w:p w14:paraId="5EA832E4" w14:textId="77777777" w:rsidR="00C95038" w:rsidRPr="0026609D" w:rsidRDefault="00C95038" w:rsidP="003351C1">
      <w:pPr>
        <w:widowControl/>
        <w:spacing w:beforeLines="100" w:before="286" w:afterLines="100" w:after="286" w:line="360" w:lineRule="exact"/>
        <w:ind w:firstLine="480"/>
        <w:jc w:val="center"/>
        <w:rPr>
          <w:rFonts w:asciiTheme="minorEastAsia" w:hAnsiTheme="minorEastAsia"/>
          <w:szCs w:val="21"/>
        </w:rPr>
      </w:pPr>
      <w:r w:rsidRPr="0026609D">
        <w:rPr>
          <w:rFonts w:asciiTheme="minorEastAsia" w:hAnsiTheme="minorEastAsia"/>
          <w:szCs w:val="21"/>
        </w:rPr>
        <w:br w:type="page"/>
      </w:r>
    </w:p>
    <w:p w14:paraId="75B54ECF" w14:textId="77777777" w:rsidR="00EB4592" w:rsidRPr="003F269C" w:rsidRDefault="00EB4592" w:rsidP="003F269C">
      <w:pPr>
        <w:widowControl/>
        <w:spacing w:before="800" w:after="400" w:line="400" w:lineRule="exact"/>
        <w:ind w:firstLine="602"/>
        <w:jc w:val="center"/>
        <w:rPr>
          <w:rFonts w:ascii="Arial" w:hAnsi="Arial" w:cs="Arial"/>
          <w:b/>
          <w:sz w:val="30"/>
          <w:szCs w:val="30"/>
        </w:rPr>
      </w:pPr>
      <w:r w:rsidRPr="003F269C">
        <w:rPr>
          <w:rFonts w:ascii="Arial" w:hAnsi="Arial" w:cs="Arial"/>
          <w:b/>
          <w:sz w:val="30"/>
          <w:szCs w:val="30"/>
        </w:rPr>
        <w:lastRenderedPageBreak/>
        <w:t>Abstract</w:t>
      </w:r>
    </w:p>
    <w:p w14:paraId="479D5050" w14:textId="77777777" w:rsidR="008E5DBC" w:rsidRPr="003F269C" w:rsidRDefault="008E5DBC" w:rsidP="003F269C">
      <w:pPr>
        <w:widowControl/>
        <w:spacing w:line="400" w:lineRule="exact"/>
        <w:ind w:firstLineChars="200" w:firstLine="480"/>
        <w:rPr>
          <w:rFonts w:ascii="Times New Roman" w:hAnsi="Times New Roman" w:cs="Times New Roman"/>
          <w:color w:val="252525"/>
          <w:sz w:val="24"/>
          <w:szCs w:val="24"/>
          <w:shd w:val="clear" w:color="auto" w:fill="FAFAFA"/>
        </w:rPr>
      </w:pPr>
      <w:r w:rsidRPr="003F269C">
        <w:rPr>
          <w:rFonts w:ascii="Times New Roman" w:hAnsi="Times New Roman" w:cs="Times New Roman"/>
          <w:color w:val="252525"/>
          <w:sz w:val="24"/>
          <w:szCs w:val="24"/>
          <w:shd w:val="clear" w:color="auto" w:fill="FAFAFA"/>
        </w:rPr>
        <w:t>With the rapid development of the Internet, the Internet has become a necessity of life. The Internet has greatly shortened the distance for people to communicate. Video, chatting on the Internet, and posting personal blogs have become the most important way for people to communicate and exchange information with each other. In addition, in order to facilitate people in a certain circle or a certain field to discuss problems or exchange opinions, a forum service BBS has appeared on the Internet. Online forums are very convenient for people to post their own problems in a certain field, that is, to post topics and post. Later, other people on the forum will answer questions, express opinions, or propose solutions based on their own experience and insights.</w:t>
      </w:r>
    </w:p>
    <w:p w14:paraId="791EE34D" w14:textId="77777777" w:rsidR="008E5DBC" w:rsidRPr="003F269C" w:rsidRDefault="008E5DBC" w:rsidP="003F269C">
      <w:pPr>
        <w:widowControl/>
        <w:spacing w:line="400" w:lineRule="exact"/>
        <w:ind w:firstLineChars="200" w:firstLine="480"/>
        <w:rPr>
          <w:rFonts w:ascii="Times New Roman" w:hAnsi="Times New Roman" w:cs="Times New Roman"/>
          <w:color w:val="252525"/>
          <w:sz w:val="24"/>
          <w:szCs w:val="24"/>
          <w:shd w:val="clear" w:color="auto" w:fill="FAFAFA"/>
        </w:rPr>
      </w:pPr>
      <w:r w:rsidRPr="003F269C">
        <w:rPr>
          <w:rFonts w:ascii="Times New Roman" w:hAnsi="Times New Roman" w:cs="Times New Roman"/>
          <w:color w:val="252525"/>
          <w:sz w:val="24"/>
          <w:szCs w:val="24"/>
          <w:shd w:val="clear" w:color="auto" w:fill="FAFAFA"/>
        </w:rPr>
        <w:t>The purpose of developing this forum system is to provide an online community for ark-ark survival evolution game users to exchange experiences, ask questions, and express opinions. Therefore, the basic function of this forum system is to publish posts first, followed by others to browse posts in different sub-sections at will. The forum system also needs to provide registration and login services. After the user registration system becomes a system member, it can also post comment information on the post and reply to the comment information. Users (guests) who are not logged in can only browse the information.</w:t>
      </w:r>
    </w:p>
    <w:p w14:paraId="310303CC" w14:textId="1DA76794" w:rsidR="008E5DBC" w:rsidRDefault="008E5DBC" w:rsidP="003F269C">
      <w:pPr>
        <w:widowControl/>
        <w:spacing w:line="400" w:lineRule="exact"/>
        <w:ind w:firstLineChars="200" w:firstLine="480"/>
        <w:rPr>
          <w:rFonts w:ascii="Times New Roman" w:hAnsi="Times New Roman" w:cs="Times New Roman"/>
          <w:color w:val="252525"/>
          <w:sz w:val="24"/>
          <w:szCs w:val="24"/>
          <w:shd w:val="clear" w:color="auto" w:fill="FAFAFA"/>
        </w:rPr>
      </w:pPr>
      <w:r w:rsidRPr="003F269C">
        <w:rPr>
          <w:rFonts w:ascii="Times New Roman" w:hAnsi="Times New Roman" w:cs="Times New Roman"/>
          <w:color w:val="252525"/>
          <w:sz w:val="24"/>
          <w:szCs w:val="24"/>
          <w:shd w:val="clear" w:color="auto" w:fill="FAFAFA"/>
        </w:rPr>
        <w:t xml:space="preserve">This system mainly uses Java language, the background uses zookeeper + dubbo to achieve distributed deployment, and the front end uses </w:t>
      </w:r>
      <w:r w:rsidR="00FF420E">
        <w:rPr>
          <w:rFonts w:ascii="Times New Roman" w:hAnsi="Times New Roman" w:cs="Times New Roman"/>
          <w:color w:val="252525"/>
          <w:sz w:val="24"/>
          <w:szCs w:val="24"/>
          <w:shd w:val="clear" w:color="auto" w:fill="FAFAFA"/>
        </w:rPr>
        <w:t>LayUI</w:t>
      </w:r>
      <w:r w:rsidRPr="003F269C">
        <w:rPr>
          <w:rFonts w:ascii="Times New Roman" w:hAnsi="Times New Roman" w:cs="Times New Roman"/>
          <w:color w:val="252525"/>
          <w:sz w:val="24"/>
          <w:szCs w:val="24"/>
          <w:shd w:val="clear" w:color="auto" w:fill="FAFAFA"/>
        </w:rPr>
        <w:t xml:space="preserve"> lightweight framework for development. Using the MySQL database, a small game forum service system with a B / S architecture system was constructed. Due to the use of front-end and back-end separation design ideas, this system has the characteristics of flexible operation, sensitive reaction, safety and stability, and reliable operation.</w:t>
      </w:r>
    </w:p>
    <w:p w14:paraId="5BB588A4" w14:textId="77777777" w:rsidR="003F269C" w:rsidRPr="003F269C" w:rsidRDefault="003F269C" w:rsidP="003F269C">
      <w:pPr>
        <w:widowControl/>
        <w:spacing w:line="400" w:lineRule="exact"/>
        <w:ind w:firstLineChars="200" w:firstLine="480"/>
        <w:rPr>
          <w:rFonts w:ascii="Times New Roman" w:hAnsi="Times New Roman" w:cs="Times New Roman"/>
          <w:color w:val="252525"/>
          <w:sz w:val="24"/>
          <w:szCs w:val="24"/>
          <w:shd w:val="clear" w:color="auto" w:fill="FAFAFA"/>
        </w:rPr>
      </w:pPr>
    </w:p>
    <w:p w14:paraId="5E47EC1E" w14:textId="77777777" w:rsidR="00D4736F" w:rsidRPr="008E5DBC" w:rsidRDefault="008E5DBC" w:rsidP="008E5DBC">
      <w:pPr>
        <w:widowControl/>
        <w:spacing w:line="360" w:lineRule="exact"/>
        <w:ind w:firstLine="482"/>
        <w:rPr>
          <w:rFonts w:ascii="Times New Roman" w:eastAsia="仿宋" w:hAnsi="Times New Roman" w:cs="Times New Roman"/>
          <w:szCs w:val="21"/>
        </w:rPr>
      </w:pPr>
      <w:r w:rsidRPr="008E5DBC">
        <w:rPr>
          <w:rFonts w:ascii="Times New Roman" w:hAnsi="Times New Roman"/>
          <w:b/>
          <w:szCs w:val="21"/>
        </w:rPr>
        <w:t>Keywords:</w:t>
      </w:r>
      <w:r w:rsidRPr="008E5DBC">
        <w:rPr>
          <w:rFonts w:ascii="Times New Roman" w:eastAsia="仿宋" w:hAnsi="Times New Roman" w:cs="Times New Roman"/>
          <w:szCs w:val="21"/>
        </w:rPr>
        <w:t xml:space="preserve"> game forum; bbs; B / S mode; forum</w:t>
      </w:r>
      <w:bookmarkStart w:id="0" w:name="_Toc483089443"/>
      <w:r w:rsidR="00D4736F">
        <w:rPr>
          <w:rFonts w:ascii="黑体" w:eastAsia="黑体" w:hAnsi="黑体"/>
          <w:b/>
          <w:sz w:val="28"/>
          <w:szCs w:val="28"/>
        </w:rPr>
        <w:br w:type="page"/>
      </w:r>
    </w:p>
    <w:sdt>
      <w:sdtPr>
        <w:rPr>
          <w:rFonts w:asciiTheme="minorHAnsi" w:eastAsiaTheme="minorEastAsia" w:hAnsiTheme="minorHAnsi" w:cstheme="minorBidi"/>
          <w:b w:val="0"/>
          <w:bCs w:val="0"/>
          <w:color w:val="auto"/>
          <w:kern w:val="2"/>
          <w:sz w:val="21"/>
          <w:szCs w:val="22"/>
          <w:lang w:val="zh-CN"/>
        </w:rPr>
        <w:id w:val="-1484158067"/>
        <w:docPartObj>
          <w:docPartGallery w:val="Table of Contents"/>
          <w:docPartUnique/>
        </w:docPartObj>
      </w:sdtPr>
      <w:sdtEndPr>
        <w:rPr>
          <w:rFonts w:asciiTheme="minorEastAsia" w:hAnsiTheme="minorEastAsia"/>
          <w:szCs w:val="21"/>
        </w:rPr>
      </w:sdtEndPr>
      <w:sdtContent>
        <w:p w14:paraId="083A345C" w14:textId="77777777" w:rsidR="00D4736F" w:rsidRPr="002D51A4" w:rsidRDefault="00D4736F" w:rsidP="007D71A4">
          <w:pPr>
            <w:pStyle w:val="TOC"/>
            <w:ind w:firstLine="420"/>
            <w:jc w:val="center"/>
            <w:rPr>
              <w:rFonts w:ascii="黑体" w:eastAsia="黑体" w:hAnsi="黑体"/>
              <w:color w:val="auto"/>
            </w:rPr>
          </w:pPr>
          <w:r w:rsidRPr="002D51A4">
            <w:rPr>
              <w:rFonts w:ascii="黑体" w:eastAsia="黑体" w:hAnsi="黑体"/>
              <w:color w:val="auto"/>
              <w:lang w:val="zh-CN"/>
            </w:rPr>
            <w:t>目</w:t>
          </w:r>
          <w:r>
            <w:rPr>
              <w:rFonts w:ascii="黑体" w:eastAsia="黑体" w:hAnsi="黑体"/>
              <w:color w:val="auto"/>
              <w:lang w:val="zh-CN"/>
            </w:rPr>
            <w:t xml:space="preserve">  </w:t>
          </w:r>
          <w:r w:rsidRPr="002D51A4">
            <w:rPr>
              <w:rFonts w:ascii="黑体" w:eastAsia="黑体" w:hAnsi="黑体"/>
              <w:color w:val="auto"/>
              <w:lang w:val="zh-CN"/>
            </w:rPr>
            <w:t>录</w:t>
          </w:r>
        </w:p>
        <w:p w14:paraId="7C7434BD" w14:textId="2C447668" w:rsidR="00FF420E" w:rsidRDefault="00D4736F">
          <w:pPr>
            <w:pStyle w:val="TOC1"/>
            <w:tabs>
              <w:tab w:val="right" w:leader="dot" w:pos="9344"/>
            </w:tabs>
            <w:rPr>
              <w:noProof/>
            </w:rPr>
          </w:pPr>
          <w:r w:rsidRPr="000E6193">
            <w:rPr>
              <w:rFonts w:asciiTheme="minorEastAsia" w:hAnsiTheme="minorEastAsia"/>
              <w:szCs w:val="21"/>
            </w:rPr>
            <w:fldChar w:fldCharType="begin"/>
          </w:r>
          <w:r w:rsidRPr="000E6193">
            <w:rPr>
              <w:rFonts w:asciiTheme="minorEastAsia" w:hAnsiTheme="minorEastAsia"/>
              <w:szCs w:val="21"/>
            </w:rPr>
            <w:instrText xml:space="preserve"> TOC \o "1-3" \h \z \u </w:instrText>
          </w:r>
          <w:r w:rsidRPr="000E6193">
            <w:rPr>
              <w:rFonts w:asciiTheme="minorEastAsia" w:hAnsiTheme="minorEastAsia"/>
              <w:szCs w:val="21"/>
            </w:rPr>
            <w:fldChar w:fldCharType="separate"/>
          </w:r>
          <w:hyperlink w:anchor="_Toc40900972" w:history="1">
            <w:r w:rsidR="00FF420E" w:rsidRPr="00AE1ADB">
              <w:rPr>
                <w:rStyle w:val="afb"/>
                <w:rFonts w:ascii="黑体" w:eastAsia="黑体" w:hAnsi="黑体"/>
                <w:noProof/>
              </w:rPr>
              <w:t>1 绪论</w:t>
            </w:r>
            <w:r w:rsidR="00FF420E">
              <w:rPr>
                <w:noProof/>
                <w:webHidden/>
              </w:rPr>
              <w:tab/>
            </w:r>
            <w:r w:rsidR="00FF420E">
              <w:rPr>
                <w:noProof/>
                <w:webHidden/>
              </w:rPr>
              <w:fldChar w:fldCharType="begin"/>
            </w:r>
            <w:r w:rsidR="00FF420E">
              <w:rPr>
                <w:noProof/>
                <w:webHidden/>
              </w:rPr>
              <w:instrText xml:space="preserve"> PAGEREF _Toc40900972 \h </w:instrText>
            </w:r>
            <w:r w:rsidR="00FF420E">
              <w:rPr>
                <w:noProof/>
                <w:webHidden/>
              </w:rPr>
            </w:r>
            <w:r w:rsidR="00FF420E">
              <w:rPr>
                <w:noProof/>
                <w:webHidden/>
              </w:rPr>
              <w:fldChar w:fldCharType="separate"/>
            </w:r>
            <w:r w:rsidR="00FF420E">
              <w:rPr>
                <w:noProof/>
                <w:webHidden/>
              </w:rPr>
              <w:t>1</w:t>
            </w:r>
            <w:r w:rsidR="00FF420E">
              <w:rPr>
                <w:noProof/>
                <w:webHidden/>
              </w:rPr>
              <w:fldChar w:fldCharType="end"/>
            </w:r>
          </w:hyperlink>
        </w:p>
        <w:p w14:paraId="11183B36" w14:textId="36165789" w:rsidR="00FF420E" w:rsidRDefault="003A632C">
          <w:pPr>
            <w:pStyle w:val="TOC2"/>
            <w:rPr>
              <w:rFonts w:asciiTheme="minorHAnsi" w:hAnsiTheme="minorHAnsi"/>
              <w:sz w:val="21"/>
              <w:szCs w:val="22"/>
            </w:rPr>
          </w:pPr>
          <w:hyperlink w:anchor="_Toc40900973" w:history="1">
            <w:r w:rsidR="00FF420E" w:rsidRPr="00AE1ADB">
              <w:rPr>
                <w:rStyle w:val="afb"/>
              </w:rPr>
              <w:t>1.1 系统开发背景</w:t>
            </w:r>
            <w:r w:rsidR="00FF420E">
              <w:rPr>
                <w:webHidden/>
              </w:rPr>
              <w:tab/>
            </w:r>
            <w:r w:rsidR="00FF420E">
              <w:rPr>
                <w:webHidden/>
              </w:rPr>
              <w:fldChar w:fldCharType="begin"/>
            </w:r>
            <w:r w:rsidR="00FF420E">
              <w:rPr>
                <w:webHidden/>
              </w:rPr>
              <w:instrText xml:space="preserve"> PAGEREF _Toc40900973 \h </w:instrText>
            </w:r>
            <w:r w:rsidR="00FF420E">
              <w:rPr>
                <w:webHidden/>
              </w:rPr>
            </w:r>
            <w:r w:rsidR="00FF420E">
              <w:rPr>
                <w:webHidden/>
              </w:rPr>
              <w:fldChar w:fldCharType="separate"/>
            </w:r>
            <w:r w:rsidR="00FF420E">
              <w:rPr>
                <w:webHidden/>
              </w:rPr>
              <w:t>1</w:t>
            </w:r>
            <w:r w:rsidR="00FF420E">
              <w:rPr>
                <w:webHidden/>
              </w:rPr>
              <w:fldChar w:fldCharType="end"/>
            </w:r>
          </w:hyperlink>
        </w:p>
        <w:p w14:paraId="69A44687" w14:textId="52F78666" w:rsidR="00FF420E" w:rsidRDefault="003A632C">
          <w:pPr>
            <w:pStyle w:val="TOC2"/>
            <w:rPr>
              <w:rFonts w:asciiTheme="minorHAnsi" w:hAnsiTheme="minorHAnsi"/>
              <w:sz w:val="21"/>
              <w:szCs w:val="22"/>
            </w:rPr>
          </w:pPr>
          <w:hyperlink w:anchor="_Toc40900974" w:history="1">
            <w:r w:rsidR="00FF420E" w:rsidRPr="00AE1ADB">
              <w:rPr>
                <w:rStyle w:val="afb"/>
              </w:rPr>
              <w:t>1.2 系统开发意义</w:t>
            </w:r>
            <w:r w:rsidR="00FF420E">
              <w:rPr>
                <w:webHidden/>
              </w:rPr>
              <w:tab/>
            </w:r>
            <w:r w:rsidR="00FF420E">
              <w:rPr>
                <w:webHidden/>
              </w:rPr>
              <w:fldChar w:fldCharType="begin"/>
            </w:r>
            <w:r w:rsidR="00FF420E">
              <w:rPr>
                <w:webHidden/>
              </w:rPr>
              <w:instrText xml:space="preserve"> PAGEREF _Toc40900974 \h </w:instrText>
            </w:r>
            <w:r w:rsidR="00FF420E">
              <w:rPr>
                <w:webHidden/>
              </w:rPr>
            </w:r>
            <w:r w:rsidR="00FF420E">
              <w:rPr>
                <w:webHidden/>
              </w:rPr>
              <w:fldChar w:fldCharType="separate"/>
            </w:r>
            <w:r w:rsidR="00FF420E">
              <w:rPr>
                <w:webHidden/>
              </w:rPr>
              <w:t>1</w:t>
            </w:r>
            <w:r w:rsidR="00FF420E">
              <w:rPr>
                <w:webHidden/>
              </w:rPr>
              <w:fldChar w:fldCharType="end"/>
            </w:r>
          </w:hyperlink>
        </w:p>
        <w:p w14:paraId="5E32A6EC" w14:textId="34CF0550" w:rsidR="00FF420E" w:rsidRDefault="003A632C">
          <w:pPr>
            <w:pStyle w:val="TOC2"/>
            <w:rPr>
              <w:rFonts w:asciiTheme="minorHAnsi" w:hAnsiTheme="minorHAnsi"/>
              <w:sz w:val="21"/>
              <w:szCs w:val="22"/>
            </w:rPr>
          </w:pPr>
          <w:hyperlink w:anchor="_Toc40900975" w:history="1">
            <w:r w:rsidR="00FF420E" w:rsidRPr="00AE1ADB">
              <w:rPr>
                <w:rStyle w:val="afb"/>
              </w:rPr>
              <w:t>1.3 系统基本设计概念</w:t>
            </w:r>
            <w:r w:rsidR="00FF420E">
              <w:rPr>
                <w:webHidden/>
              </w:rPr>
              <w:tab/>
            </w:r>
            <w:r w:rsidR="00FF420E">
              <w:rPr>
                <w:webHidden/>
              </w:rPr>
              <w:fldChar w:fldCharType="begin"/>
            </w:r>
            <w:r w:rsidR="00FF420E">
              <w:rPr>
                <w:webHidden/>
              </w:rPr>
              <w:instrText xml:space="preserve"> PAGEREF _Toc40900975 \h </w:instrText>
            </w:r>
            <w:r w:rsidR="00FF420E">
              <w:rPr>
                <w:webHidden/>
              </w:rPr>
            </w:r>
            <w:r w:rsidR="00FF420E">
              <w:rPr>
                <w:webHidden/>
              </w:rPr>
              <w:fldChar w:fldCharType="separate"/>
            </w:r>
            <w:r w:rsidR="00FF420E">
              <w:rPr>
                <w:webHidden/>
              </w:rPr>
              <w:t>1</w:t>
            </w:r>
            <w:r w:rsidR="00FF420E">
              <w:rPr>
                <w:webHidden/>
              </w:rPr>
              <w:fldChar w:fldCharType="end"/>
            </w:r>
          </w:hyperlink>
        </w:p>
        <w:p w14:paraId="583A8B91" w14:textId="20F74EB6" w:rsidR="00FF420E" w:rsidRDefault="003A632C">
          <w:pPr>
            <w:pStyle w:val="TOC1"/>
            <w:tabs>
              <w:tab w:val="right" w:leader="dot" w:pos="9344"/>
            </w:tabs>
            <w:rPr>
              <w:noProof/>
            </w:rPr>
          </w:pPr>
          <w:hyperlink w:anchor="_Toc40900976" w:history="1">
            <w:r w:rsidR="00FF420E" w:rsidRPr="00AE1ADB">
              <w:rPr>
                <w:rStyle w:val="afb"/>
                <w:rFonts w:ascii="黑体" w:eastAsia="黑体" w:hAnsi="黑体"/>
                <w:noProof/>
              </w:rPr>
              <w:t>2 相关技术介绍</w:t>
            </w:r>
            <w:r w:rsidR="00FF420E">
              <w:rPr>
                <w:noProof/>
                <w:webHidden/>
              </w:rPr>
              <w:tab/>
            </w:r>
            <w:r w:rsidR="00FF420E">
              <w:rPr>
                <w:noProof/>
                <w:webHidden/>
              </w:rPr>
              <w:fldChar w:fldCharType="begin"/>
            </w:r>
            <w:r w:rsidR="00FF420E">
              <w:rPr>
                <w:noProof/>
                <w:webHidden/>
              </w:rPr>
              <w:instrText xml:space="preserve"> PAGEREF _Toc40900976 \h </w:instrText>
            </w:r>
            <w:r w:rsidR="00FF420E">
              <w:rPr>
                <w:noProof/>
                <w:webHidden/>
              </w:rPr>
            </w:r>
            <w:r w:rsidR="00FF420E">
              <w:rPr>
                <w:noProof/>
                <w:webHidden/>
              </w:rPr>
              <w:fldChar w:fldCharType="separate"/>
            </w:r>
            <w:r w:rsidR="00FF420E">
              <w:rPr>
                <w:noProof/>
                <w:webHidden/>
              </w:rPr>
              <w:t>2</w:t>
            </w:r>
            <w:r w:rsidR="00FF420E">
              <w:rPr>
                <w:noProof/>
                <w:webHidden/>
              </w:rPr>
              <w:fldChar w:fldCharType="end"/>
            </w:r>
          </w:hyperlink>
        </w:p>
        <w:p w14:paraId="59091FBA" w14:textId="64843589" w:rsidR="00FF420E" w:rsidRDefault="003A632C">
          <w:pPr>
            <w:pStyle w:val="TOC2"/>
            <w:rPr>
              <w:rFonts w:asciiTheme="minorHAnsi" w:hAnsiTheme="minorHAnsi"/>
              <w:sz w:val="21"/>
              <w:szCs w:val="22"/>
            </w:rPr>
          </w:pPr>
          <w:hyperlink w:anchor="_Toc40900977" w:history="1">
            <w:r w:rsidR="00FF420E" w:rsidRPr="00AE1ADB">
              <w:rPr>
                <w:rStyle w:val="afb"/>
              </w:rPr>
              <w:t>2.1 分布式系统架构</w:t>
            </w:r>
            <w:r w:rsidR="00FF420E">
              <w:rPr>
                <w:webHidden/>
              </w:rPr>
              <w:tab/>
            </w:r>
            <w:r w:rsidR="00FF420E">
              <w:rPr>
                <w:webHidden/>
              </w:rPr>
              <w:fldChar w:fldCharType="begin"/>
            </w:r>
            <w:r w:rsidR="00FF420E">
              <w:rPr>
                <w:webHidden/>
              </w:rPr>
              <w:instrText xml:space="preserve"> PAGEREF _Toc40900977 \h </w:instrText>
            </w:r>
            <w:r w:rsidR="00FF420E">
              <w:rPr>
                <w:webHidden/>
              </w:rPr>
            </w:r>
            <w:r w:rsidR="00FF420E">
              <w:rPr>
                <w:webHidden/>
              </w:rPr>
              <w:fldChar w:fldCharType="separate"/>
            </w:r>
            <w:r w:rsidR="00FF420E">
              <w:rPr>
                <w:webHidden/>
              </w:rPr>
              <w:t>2</w:t>
            </w:r>
            <w:r w:rsidR="00FF420E">
              <w:rPr>
                <w:webHidden/>
              </w:rPr>
              <w:fldChar w:fldCharType="end"/>
            </w:r>
          </w:hyperlink>
        </w:p>
        <w:p w14:paraId="4E130B8B" w14:textId="12C0B465" w:rsidR="00FF420E" w:rsidRDefault="003A632C">
          <w:pPr>
            <w:pStyle w:val="TOC2"/>
            <w:rPr>
              <w:rFonts w:asciiTheme="minorHAnsi" w:hAnsiTheme="minorHAnsi"/>
              <w:sz w:val="21"/>
              <w:szCs w:val="22"/>
            </w:rPr>
          </w:pPr>
          <w:hyperlink w:anchor="_Toc40900978" w:history="1">
            <w:r w:rsidR="00FF420E" w:rsidRPr="00AE1ADB">
              <w:rPr>
                <w:rStyle w:val="afb"/>
              </w:rPr>
              <w:t>2.2 Servlet技术</w:t>
            </w:r>
            <w:r w:rsidR="00FF420E">
              <w:rPr>
                <w:webHidden/>
              </w:rPr>
              <w:tab/>
            </w:r>
            <w:r w:rsidR="00FF420E">
              <w:rPr>
                <w:webHidden/>
              </w:rPr>
              <w:fldChar w:fldCharType="begin"/>
            </w:r>
            <w:r w:rsidR="00FF420E">
              <w:rPr>
                <w:webHidden/>
              </w:rPr>
              <w:instrText xml:space="preserve"> PAGEREF _Toc40900978 \h </w:instrText>
            </w:r>
            <w:r w:rsidR="00FF420E">
              <w:rPr>
                <w:webHidden/>
              </w:rPr>
            </w:r>
            <w:r w:rsidR="00FF420E">
              <w:rPr>
                <w:webHidden/>
              </w:rPr>
              <w:fldChar w:fldCharType="separate"/>
            </w:r>
            <w:r w:rsidR="00FF420E">
              <w:rPr>
                <w:webHidden/>
              </w:rPr>
              <w:t>2</w:t>
            </w:r>
            <w:r w:rsidR="00FF420E">
              <w:rPr>
                <w:webHidden/>
              </w:rPr>
              <w:fldChar w:fldCharType="end"/>
            </w:r>
          </w:hyperlink>
        </w:p>
        <w:p w14:paraId="4BAEBFB1" w14:textId="30351510" w:rsidR="00FF420E" w:rsidRDefault="003A632C">
          <w:pPr>
            <w:pStyle w:val="TOC2"/>
            <w:rPr>
              <w:rFonts w:asciiTheme="minorHAnsi" w:hAnsiTheme="minorHAnsi"/>
              <w:sz w:val="21"/>
              <w:szCs w:val="22"/>
            </w:rPr>
          </w:pPr>
          <w:hyperlink w:anchor="_Toc40900979" w:history="1">
            <w:r w:rsidR="00FF420E" w:rsidRPr="00AE1ADB">
              <w:rPr>
                <w:rStyle w:val="afb"/>
              </w:rPr>
              <w:t>2.3 SSM框架</w:t>
            </w:r>
            <w:r w:rsidR="00FF420E">
              <w:rPr>
                <w:webHidden/>
              </w:rPr>
              <w:tab/>
            </w:r>
            <w:r w:rsidR="00FF420E">
              <w:rPr>
                <w:webHidden/>
              </w:rPr>
              <w:fldChar w:fldCharType="begin"/>
            </w:r>
            <w:r w:rsidR="00FF420E">
              <w:rPr>
                <w:webHidden/>
              </w:rPr>
              <w:instrText xml:space="preserve"> PAGEREF _Toc40900979 \h </w:instrText>
            </w:r>
            <w:r w:rsidR="00FF420E">
              <w:rPr>
                <w:webHidden/>
              </w:rPr>
            </w:r>
            <w:r w:rsidR="00FF420E">
              <w:rPr>
                <w:webHidden/>
              </w:rPr>
              <w:fldChar w:fldCharType="separate"/>
            </w:r>
            <w:r w:rsidR="00FF420E">
              <w:rPr>
                <w:webHidden/>
              </w:rPr>
              <w:t>3</w:t>
            </w:r>
            <w:r w:rsidR="00FF420E">
              <w:rPr>
                <w:webHidden/>
              </w:rPr>
              <w:fldChar w:fldCharType="end"/>
            </w:r>
          </w:hyperlink>
        </w:p>
        <w:p w14:paraId="09FCCE3C" w14:textId="3F8C2C8C" w:rsidR="00FF420E" w:rsidRDefault="003A632C">
          <w:pPr>
            <w:pStyle w:val="TOC2"/>
            <w:rPr>
              <w:rFonts w:asciiTheme="minorHAnsi" w:hAnsiTheme="minorHAnsi"/>
              <w:sz w:val="21"/>
              <w:szCs w:val="22"/>
            </w:rPr>
          </w:pPr>
          <w:hyperlink w:anchor="_Toc40900980" w:history="1">
            <w:r w:rsidR="00FF420E" w:rsidRPr="00AE1ADB">
              <w:rPr>
                <w:rStyle w:val="afb"/>
              </w:rPr>
              <w:t>2.4 LayUILayUI前端框架</w:t>
            </w:r>
            <w:r w:rsidR="00FF420E">
              <w:rPr>
                <w:webHidden/>
              </w:rPr>
              <w:tab/>
            </w:r>
            <w:r w:rsidR="00FF420E">
              <w:rPr>
                <w:webHidden/>
              </w:rPr>
              <w:fldChar w:fldCharType="begin"/>
            </w:r>
            <w:r w:rsidR="00FF420E">
              <w:rPr>
                <w:webHidden/>
              </w:rPr>
              <w:instrText xml:space="preserve"> PAGEREF _Toc40900980 \h </w:instrText>
            </w:r>
            <w:r w:rsidR="00FF420E">
              <w:rPr>
                <w:webHidden/>
              </w:rPr>
            </w:r>
            <w:r w:rsidR="00FF420E">
              <w:rPr>
                <w:webHidden/>
              </w:rPr>
              <w:fldChar w:fldCharType="separate"/>
            </w:r>
            <w:r w:rsidR="00FF420E">
              <w:rPr>
                <w:webHidden/>
              </w:rPr>
              <w:t>3</w:t>
            </w:r>
            <w:r w:rsidR="00FF420E">
              <w:rPr>
                <w:webHidden/>
              </w:rPr>
              <w:fldChar w:fldCharType="end"/>
            </w:r>
          </w:hyperlink>
        </w:p>
        <w:p w14:paraId="42807A9C" w14:textId="7618EE9F" w:rsidR="00FF420E" w:rsidRDefault="003A632C">
          <w:pPr>
            <w:pStyle w:val="TOC2"/>
            <w:rPr>
              <w:rFonts w:asciiTheme="minorHAnsi" w:hAnsiTheme="minorHAnsi"/>
              <w:sz w:val="21"/>
              <w:szCs w:val="22"/>
            </w:rPr>
          </w:pPr>
          <w:hyperlink w:anchor="_Toc40900981" w:history="1">
            <w:r w:rsidR="00FF420E" w:rsidRPr="00AE1ADB">
              <w:rPr>
                <w:rStyle w:val="afb"/>
              </w:rPr>
              <w:t>2.5 MySQL技术</w:t>
            </w:r>
            <w:r w:rsidR="00FF420E">
              <w:rPr>
                <w:webHidden/>
              </w:rPr>
              <w:tab/>
            </w:r>
            <w:r w:rsidR="00FF420E">
              <w:rPr>
                <w:webHidden/>
              </w:rPr>
              <w:fldChar w:fldCharType="begin"/>
            </w:r>
            <w:r w:rsidR="00FF420E">
              <w:rPr>
                <w:webHidden/>
              </w:rPr>
              <w:instrText xml:space="preserve"> PAGEREF _Toc40900981 \h </w:instrText>
            </w:r>
            <w:r w:rsidR="00FF420E">
              <w:rPr>
                <w:webHidden/>
              </w:rPr>
            </w:r>
            <w:r w:rsidR="00FF420E">
              <w:rPr>
                <w:webHidden/>
              </w:rPr>
              <w:fldChar w:fldCharType="separate"/>
            </w:r>
            <w:r w:rsidR="00FF420E">
              <w:rPr>
                <w:webHidden/>
              </w:rPr>
              <w:t>3</w:t>
            </w:r>
            <w:r w:rsidR="00FF420E">
              <w:rPr>
                <w:webHidden/>
              </w:rPr>
              <w:fldChar w:fldCharType="end"/>
            </w:r>
          </w:hyperlink>
        </w:p>
        <w:p w14:paraId="55EC8FF5" w14:textId="627DB3A4" w:rsidR="00FF420E" w:rsidRDefault="003A632C">
          <w:pPr>
            <w:pStyle w:val="TOC2"/>
            <w:rPr>
              <w:rFonts w:asciiTheme="minorHAnsi" w:hAnsiTheme="minorHAnsi"/>
              <w:sz w:val="21"/>
              <w:szCs w:val="22"/>
            </w:rPr>
          </w:pPr>
          <w:hyperlink w:anchor="_Toc40900982" w:history="1">
            <w:r w:rsidR="00FF420E" w:rsidRPr="00AE1ADB">
              <w:rPr>
                <w:rStyle w:val="afb"/>
              </w:rPr>
              <w:t>2.6 Redis内存数据库</w:t>
            </w:r>
            <w:r w:rsidR="00FF420E">
              <w:rPr>
                <w:webHidden/>
              </w:rPr>
              <w:tab/>
            </w:r>
            <w:r w:rsidR="00FF420E">
              <w:rPr>
                <w:webHidden/>
              </w:rPr>
              <w:fldChar w:fldCharType="begin"/>
            </w:r>
            <w:r w:rsidR="00FF420E">
              <w:rPr>
                <w:webHidden/>
              </w:rPr>
              <w:instrText xml:space="preserve"> PAGEREF _Toc40900982 \h </w:instrText>
            </w:r>
            <w:r w:rsidR="00FF420E">
              <w:rPr>
                <w:webHidden/>
              </w:rPr>
            </w:r>
            <w:r w:rsidR="00FF420E">
              <w:rPr>
                <w:webHidden/>
              </w:rPr>
              <w:fldChar w:fldCharType="separate"/>
            </w:r>
            <w:r w:rsidR="00FF420E">
              <w:rPr>
                <w:webHidden/>
              </w:rPr>
              <w:t>3</w:t>
            </w:r>
            <w:r w:rsidR="00FF420E">
              <w:rPr>
                <w:webHidden/>
              </w:rPr>
              <w:fldChar w:fldCharType="end"/>
            </w:r>
          </w:hyperlink>
        </w:p>
        <w:p w14:paraId="6F5B894F" w14:textId="10957CE1" w:rsidR="00FF420E" w:rsidRDefault="003A632C">
          <w:pPr>
            <w:pStyle w:val="TOC2"/>
            <w:rPr>
              <w:rFonts w:asciiTheme="minorHAnsi" w:hAnsiTheme="minorHAnsi"/>
              <w:sz w:val="21"/>
              <w:szCs w:val="22"/>
            </w:rPr>
          </w:pPr>
          <w:hyperlink w:anchor="_Toc40900983" w:history="1">
            <w:r w:rsidR="00FF420E" w:rsidRPr="00AE1ADB">
              <w:rPr>
                <w:rStyle w:val="afb"/>
                <w:b/>
              </w:rPr>
              <w:t xml:space="preserve">2.7 </w:t>
            </w:r>
            <w:r w:rsidR="00FF420E" w:rsidRPr="00AE1ADB">
              <w:rPr>
                <w:rStyle w:val="afb"/>
              </w:rPr>
              <w:t>zookeeper+dubbo远程服务调用</w:t>
            </w:r>
            <w:r w:rsidR="00FF420E">
              <w:rPr>
                <w:webHidden/>
              </w:rPr>
              <w:tab/>
            </w:r>
            <w:r w:rsidR="00FF420E">
              <w:rPr>
                <w:webHidden/>
              </w:rPr>
              <w:fldChar w:fldCharType="begin"/>
            </w:r>
            <w:r w:rsidR="00FF420E">
              <w:rPr>
                <w:webHidden/>
              </w:rPr>
              <w:instrText xml:space="preserve"> PAGEREF _Toc40900983 \h </w:instrText>
            </w:r>
            <w:r w:rsidR="00FF420E">
              <w:rPr>
                <w:webHidden/>
              </w:rPr>
            </w:r>
            <w:r w:rsidR="00FF420E">
              <w:rPr>
                <w:webHidden/>
              </w:rPr>
              <w:fldChar w:fldCharType="separate"/>
            </w:r>
            <w:r w:rsidR="00FF420E">
              <w:rPr>
                <w:webHidden/>
              </w:rPr>
              <w:t>4</w:t>
            </w:r>
            <w:r w:rsidR="00FF420E">
              <w:rPr>
                <w:webHidden/>
              </w:rPr>
              <w:fldChar w:fldCharType="end"/>
            </w:r>
          </w:hyperlink>
        </w:p>
        <w:p w14:paraId="25AF9DB4" w14:textId="39A8F96F" w:rsidR="00FF420E" w:rsidRDefault="003A632C">
          <w:pPr>
            <w:pStyle w:val="TOC2"/>
            <w:rPr>
              <w:rFonts w:asciiTheme="minorHAnsi" w:hAnsiTheme="minorHAnsi"/>
              <w:sz w:val="21"/>
              <w:szCs w:val="22"/>
            </w:rPr>
          </w:pPr>
          <w:hyperlink w:anchor="_Toc40900984" w:history="1">
            <w:r w:rsidR="00FF420E" w:rsidRPr="00AE1ADB">
              <w:rPr>
                <w:rStyle w:val="afb"/>
                <w:b/>
              </w:rPr>
              <w:t xml:space="preserve">2.8 </w:t>
            </w:r>
            <w:r w:rsidR="00FF420E" w:rsidRPr="00AE1ADB">
              <w:rPr>
                <w:rStyle w:val="afb"/>
              </w:rPr>
              <w:t>vsftpd文件管理</w:t>
            </w:r>
            <w:r w:rsidR="00FF420E">
              <w:rPr>
                <w:webHidden/>
              </w:rPr>
              <w:tab/>
            </w:r>
            <w:r w:rsidR="00FF420E">
              <w:rPr>
                <w:webHidden/>
              </w:rPr>
              <w:fldChar w:fldCharType="begin"/>
            </w:r>
            <w:r w:rsidR="00FF420E">
              <w:rPr>
                <w:webHidden/>
              </w:rPr>
              <w:instrText xml:space="preserve"> PAGEREF _Toc40900984 \h </w:instrText>
            </w:r>
            <w:r w:rsidR="00FF420E">
              <w:rPr>
                <w:webHidden/>
              </w:rPr>
            </w:r>
            <w:r w:rsidR="00FF420E">
              <w:rPr>
                <w:webHidden/>
              </w:rPr>
              <w:fldChar w:fldCharType="separate"/>
            </w:r>
            <w:r w:rsidR="00FF420E">
              <w:rPr>
                <w:webHidden/>
              </w:rPr>
              <w:t>4</w:t>
            </w:r>
            <w:r w:rsidR="00FF420E">
              <w:rPr>
                <w:webHidden/>
              </w:rPr>
              <w:fldChar w:fldCharType="end"/>
            </w:r>
          </w:hyperlink>
        </w:p>
        <w:p w14:paraId="5D41BB8F" w14:textId="18BA78B7" w:rsidR="00FF420E" w:rsidRDefault="003A632C">
          <w:pPr>
            <w:pStyle w:val="TOC2"/>
            <w:rPr>
              <w:rFonts w:asciiTheme="minorHAnsi" w:hAnsiTheme="minorHAnsi"/>
              <w:sz w:val="21"/>
              <w:szCs w:val="22"/>
            </w:rPr>
          </w:pPr>
          <w:hyperlink w:anchor="_Toc40900985" w:history="1">
            <w:r w:rsidR="00FF420E" w:rsidRPr="00AE1ADB">
              <w:rPr>
                <w:rStyle w:val="afb"/>
                <w:b/>
              </w:rPr>
              <w:t xml:space="preserve">2.9 </w:t>
            </w:r>
            <w:r w:rsidR="00FF420E" w:rsidRPr="00AE1ADB">
              <w:rPr>
                <w:rStyle w:val="afb"/>
              </w:rPr>
              <w:t>nginx反向代理技术</w:t>
            </w:r>
            <w:r w:rsidR="00FF420E">
              <w:rPr>
                <w:webHidden/>
              </w:rPr>
              <w:tab/>
            </w:r>
            <w:r w:rsidR="00FF420E">
              <w:rPr>
                <w:webHidden/>
              </w:rPr>
              <w:fldChar w:fldCharType="begin"/>
            </w:r>
            <w:r w:rsidR="00FF420E">
              <w:rPr>
                <w:webHidden/>
              </w:rPr>
              <w:instrText xml:space="preserve"> PAGEREF _Toc40900985 \h </w:instrText>
            </w:r>
            <w:r w:rsidR="00FF420E">
              <w:rPr>
                <w:webHidden/>
              </w:rPr>
            </w:r>
            <w:r w:rsidR="00FF420E">
              <w:rPr>
                <w:webHidden/>
              </w:rPr>
              <w:fldChar w:fldCharType="separate"/>
            </w:r>
            <w:r w:rsidR="00FF420E">
              <w:rPr>
                <w:webHidden/>
              </w:rPr>
              <w:t>4</w:t>
            </w:r>
            <w:r w:rsidR="00FF420E">
              <w:rPr>
                <w:webHidden/>
              </w:rPr>
              <w:fldChar w:fldCharType="end"/>
            </w:r>
          </w:hyperlink>
        </w:p>
        <w:p w14:paraId="3DC54D7E" w14:textId="0C0D1534" w:rsidR="00FF420E" w:rsidRDefault="003A632C">
          <w:pPr>
            <w:pStyle w:val="TOC2"/>
            <w:rPr>
              <w:rFonts w:asciiTheme="minorHAnsi" w:hAnsiTheme="minorHAnsi"/>
              <w:sz w:val="21"/>
              <w:szCs w:val="22"/>
            </w:rPr>
          </w:pPr>
          <w:hyperlink w:anchor="_Toc40900986" w:history="1">
            <w:r w:rsidR="00FF420E" w:rsidRPr="00AE1ADB">
              <w:rPr>
                <w:rStyle w:val="afb"/>
              </w:rPr>
              <w:t>2.10 Maven管理工具</w:t>
            </w:r>
            <w:r w:rsidR="00FF420E">
              <w:rPr>
                <w:webHidden/>
              </w:rPr>
              <w:tab/>
            </w:r>
            <w:r w:rsidR="00FF420E">
              <w:rPr>
                <w:webHidden/>
              </w:rPr>
              <w:fldChar w:fldCharType="begin"/>
            </w:r>
            <w:r w:rsidR="00FF420E">
              <w:rPr>
                <w:webHidden/>
              </w:rPr>
              <w:instrText xml:space="preserve"> PAGEREF _Toc40900986 \h </w:instrText>
            </w:r>
            <w:r w:rsidR="00FF420E">
              <w:rPr>
                <w:webHidden/>
              </w:rPr>
            </w:r>
            <w:r w:rsidR="00FF420E">
              <w:rPr>
                <w:webHidden/>
              </w:rPr>
              <w:fldChar w:fldCharType="separate"/>
            </w:r>
            <w:r w:rsidR="00FF420E">
              <w:rPr>
                <w:webHidden/>
              </w:rPr>
              <w:t>4</w:t>
            </w:r>
            <w:r w:rsidR="00FF420E">
              <w:rPr>
                <w:webHidden/>
              </w:rPr>
              <w:fldChar w:fldCharType="end"/>
            </w:r>
          </w:hyperlink>
        </w:p>
        <w:p w14:paraId="553AADDE" w14:textId="0938162D" w:rsidR="00FF420E" w:rsidRDefault="003A632C">
          <w:pPr>
            <w:pStyle w:val="TOC1"/>
            <w:tabs>
              <w:tab w:val="right" w:leader="dot" w:pos="9344"/>
            </w:tabs>
            <w:rPr>
              <w:noProof/>
            </w:rPr>
          </w:pPr>
          <w:hyperlink w:anchor="_Toc40900987" w:history="1">
            <w:r w:rsidR="00FF420E" w:rsidRPr="00AE1ADB">
              <w:rPr>
                <w:rStyle w:val="afb"/>
                <w:rFonts w:ascii="黑体" w:eastAsia="黑体" w:hAnsi="黑体"/>
                <w:noProof/>
              </w:rPr>
              <w:t>3 需求分析</w:t>
            </w:r>
            <w:r w:rsidR="00FF420E">
              <w:rPr>
                <w:noProof/>
                <w:webHidden/>
              </w:rPr>
              <w:tab/>
            </w:r>
            <w:r w:rsidR="00FF420E">
              <w:rPr>
                <w:noProof/>
                <w:webHidden/>
              </w:rPr>
              <w:fldChar w:fldCharType="begin"/>
            </w:r>
            <w:r w:rsidR="00FF420E">
              <w:rPr>
                <w:noProof/>
                <w:webHidden/>
              </w:rPr>
              <w:instrText xml:space="preserve"> PAGEREF _Toc40900987 \h </w:instrText>
            </w:r>
            <w:r w:rsidR="00FF420E">
              <w:rPr>
                <w:noProof/>
                <w:webHidden/>
              </w:rPr>
            </w:r>
            <w:r w:rsidR="00FF420E">
              <w:rPr>
                <w:noProof/>
                <w:webHidden/>
              </w:rPr>
              <w:fldChar w:fldCharType="separate"/>
            </w:r>
            <w:r w:rsidR="00FF420E">
              <w:rPr>
                <w:noProof/>
                <w:webHidden/>
              </w:rPr>
              <w:t>5</w:t>
            </w:r>
            <w:r w:rsidR="00FF420E">
              <w:rPr>
                <w:noProof/>
                <w:webHidden/>
              </w:rPr>
              <w:fldChar w:fldCharType="end"/>
            </w:r>
          </w:hyperlink>
        </w:p>
        <w:p w14:paraId="472D0859" w14:textId="14D52676" w:rsidR="00FF420E" w:rsidRDefault="003A632C">
          <w:pPr>
            <w:pStyle w:val="TOC2"/>
            <w:rPr>
              <w:rFonts w:asciiTheme="minorHAnsi" w:hAnsiTheme="minorHAnsi"/>
              <w:sz w:val="21"/>
              <w:szCs w:val="22"/>
            </w:rPr>
          </w:pPr>
          <w:hyperlink w:anchor="_Toc40900988" w:history="1">
            <w:r w:rsidR="00FF420E" w:rsidRPr="00AE1ADB">
              <w:rPr>
                <w:rStyle w:val="afb"/>
              </w:rPr>
              <w:t>3.1 业务需求</w:t>
            </w:r>
            <w:r w:rsidR="00FF420E">
              <w:rPr>
                <w:webHidden/>
              </w:rPr>
              <w:tab/>
            </w:r>
            <w:r w:rsidR="00FF420E">
              <w:rPr>
                <w:webHidden/>
              </w:rPr>
              <w:fldChar w:fldCharType="begin"/>
            </w:r>
            <w:r w:rsidR="00FF420E">
              <w:rPr>
                <w:webHidden/>
              </w:rPr>
              <w:instrText xml:space="preserve"> PAGEREF _Toc40900988 \h </w:instrText>
            </w:r>
            <w:r w:rsidR="00FF420E">
              <w:rPr>
                <w:webHidden/>
              </w:rPr>
            </w:r>
            <w:r w:rsidR="00FF420E">
              <w:rPr>
                <w:webHidden/>
              </w:rPr>
              <w:fldChar w:fldCharType="separate"/>
            </w:r>
            <w:r w:rsidR="00FF420E">
              <w:rPr>
                <w:webHidden/>
              </w:rPr>
              <w:t>5</w:t>
            </w:r>
            <w:r w:rsidR="00FF420E">
              <w:rPr>
                <w:webHidden/>
              </w:rPr>
              <w:fldChar w:fldCharType="end"/>
            </w:r>
          </w:hyperlink>
        </w:p>
        <w:p w14:paraId="25A60AFC" w14:textId="58041F92" w:rsidR="00FF420E" w:rsidRDefault="003A632C">
          <w:pPr>
            <w:pStyle w:val="TOC2"/>
            <w:rPr>
              <w:rFonts w:asciiTheme="minorHAnsi" w:hAnsiTheme="minorHAnsi"/>
              <w:sz w:val="21"/>
              <w:szCs w:val="22"/>
            </w:rPr>
          </w:pPr>
          <w:hyperlink w:anchor="_Toc40900989" w:history="1">
            <w:r w:rsidR="00FF420E" w:rsidRPr="00AE1ADB">
              <w:rPr>
                <w:rStyle w:val="afb"/>
              </w:rPr>
              <w:t>3.2 用户需求</w:t>
            </w:r>
            <w:r w:rsidR="00FF420E">
              <w:rPr>
                <w:webHidden/>
              </w:rPr>
              <w:tab/>
            </w:r>
            <w:r w:rsidR="00FF420E">
              <w:rPr>
                <w:webHidden/>
              </w:rPr>
              <w:fldChar w:fldCharType="begin"/>
            </w:r>
            <w:r w:rsidR="00FF420E">
              <w:rPr>
                <w:webHidden/>
              </w:rPr>
              <w:instrText xml:space="preserve"> PAGEREF _Toc40900989 \h </w:instrText>
            </w:r>
            <w:r w:rsidR="00FF420E">
              <w:rPr>
                <w:webHidden/>
              </w:rPr>
            </w:r>
            <w:r w:rsidR="00FF420E">
              <w:rPr>
                <w:webHidden/>
              </w:rPr>
              <w:fldChar w:fldCharType="separate"/>
            </w:r>
            <w:r w:rsidR="00FF420E">
              <w:rPr>
                <w:webHidden/>
              </w:rPr>
              <w:t>5</w:t>
            </w:r>
            <w:r w:rsidR="00FF420E">
              <w:rPr>
                <w:webHidden/>
              </w:rPr>
              <w:fldChar w:fldCharType="end"/>
            </w:r>
          </w:hyperlink>
        </w:p>
        <w:p w14:paraId="6E00386A" w14:textId="6A3D2B94" w:rsidR="00FF420E" w:rsidRDefault="003A632C">
          <w:pPr>
            <w:pStyle w:val="TOC2"/>
            <w:rPr>
              <w:rFonts w:asciiTheme="minorHAnsi" w:hAnsiTheme="minorHAnsi"/>
              <w:sz w:val="21"/>
              <w:szCs w:val="22"/>
            </w:rPr>
          </w:pPr>
          <w:hyperlink w:anchor="_Toc40900990" w:history="1">
            <w:r w:rsidR="00FF420E" w:rsidRPr="00AE1ADB">
              <w:rPr>
                <w:rStyle w:val="afb"/>
              </w:rPr>
              <w:t>3.3 功能需求</w:t>
            </w:r>
            <w:r w:rsidR="00FF420E">
              <w:rPr>
                <w:webHidden/>
              </w:rPr>
              <w:tab/>
            </w:r>
            <w:r w:rsidR="00FF420E">
              <w:rPr>
                <w:webHidden/>
              </w:rPr>
              <w:fldChar w:fldCharType="begin"/>
            </w:r>
            <w:r w:rsidR="00FF420E">
              <w:rPr>
                <w:webHidden/>
              </w:rPr>
              <w:instrText xml:space="preserve"> PAGEREF _Toc40900990 \h </w:instrText>
            </w:r>
            <w:r w:rsidR="00FF420E">
              <w:rPr>
                <w:webHidden/>
              </w:rPr>
            </w:r>
            <w:r w:rsidR="00FF420E">
              <w:rPr>
                <w:webHidden/>
              </w:rPr>
              <w:fldChar w:fldCharType="separate"/>
            </w:r>
            <w:r w:rsidR="00FF420E">
              <w:rPr>
                <w:webHidden/>
              </w:rPr>
              <w:t>6</w:t>
            </w:r>
            <w:r w:rsidR="00FF420E">
              <w:rPr>
                <w:webHidden/>
              </w:rPr>
              <w:fldChar w:fldCharType="end"/>
            </w:r>
          </w:hyperlink>
        </w:p>
        <w:p w14:paraId="198136AB" w14:textId="3BC5C950" w:rsidR="00FF420E" w:rsidRDefault="003A632C">
          <w:pPr>
            <w:pStyle w:val="TOC2"/>
            <w:rPr>
              <w:rFonts w:asciiTheme="minorHAnsi" w:hAnsiTheme="minorHAnsi"/>
              <w:sz w:val="21"/>
              <w:szCs w:val="22"/>
            </w:rPr>
          </w:pPr>
          <w:hyperlink w:anchor="_Toc40900991" w:history="1">
            <w:r w:rsidR="00FF420E" w:rsidRPr="00AE1ADB">
              <w:rPr>
                <w:rStyle w:val="afb"/>
              </w:rPr>
              <w:t>3.4 性能需求</w:t>
            </w:r>
            <w:r w:rsidR="00FF420E">
              <w:rPr>
                <w:webHidden/>
              </w:rPr>
              <w:tab/>
            </w:r>
            <w:r w:rsidR="00FF420E">
              <w:rPr>
                <w:webHidden/>
              </w:rPr>
              <w:fldChar w:fldCharType="begin"/>
            </w:r>
            <w:r w:rsidR="00FF420E">
              <w:rPr>
                <w:webHidden/>
              </w:rPr>
              <w:instrText xml:space="preserve"> PAGEREF _Toc40900991 \h </w:instrText>
            </w:r>
            <w:r w:rsidR="00FF420E">
              <w:rPr>
                <w:webHidden/>
              </w:rPr>
            </w:r>
            <w:r w:rsidR="00FF420E">
              <w:rPr>
                <w:webHidden/>
              </w:rPr>
              <w:fldChar w:fldCharType="separate"/>
            </w:r>
            <w:r w:rsidR="00FF420E">
              <w:rPr>
                <w:webHidden/>
              </w:rPr>
              <w:t>7</w:t>
            </w:r>
            <w:r w:rsidR="00FF420E">
              <w:rPr>
                <w:webHidden/>
              </w:rPr>
              <w:fldChar w:fldCharType="end"/>
            </w:r>
          </w:hyperlink>
        </w:p>
        <w:p w14:paraId="0D1AF0DA" w14:textId="55D675C7" w:rsidR="00FF420E" w:rsidRDefault="003A632C">
          <w:pPr>
            <w:pStyle w:val="TOC2"/>
            <w:rPr>
              <w:rFonts w:asciiTheme="minorHAnsi" w:hAnsiTheme="minorHAnsi"/>
              <w:sz w:val="21"/>
              <w:szCs w:val="22"/>
            </w:rPr>
          </w:pPr>
          <w:hyperlink w:anchor="_Toc40900992" w:history="1">
            <w:r w:rsidR="00FF420E" w:rsidRPr="00AE1ADB">
              <w:rPr>
                <w:rStyle w:val="afb"/>
              </w:rPr>
              <w:t>3.5 可扩展性需求</w:t>
            </w:r>
            <w:r w:rsidR="00FF420E">
              <w:rPr>
                <w:webHidden/>
              </w:rPr>
              <w:tab/>
            </w:r>
            <w:r w:rsidR="00FF420E">
              <w:rPr>
                <w:webHidden/>
              </w:rPr>
              <w:fldChar w:fldCharType="begin"/>
            </w:r>
            <w:r w:rsidR="00FF420E">
              <w:rPr>
                <w:webHidden/>
              </w:rPr>
              <w:instrText xml:space="preserve"> PAGEREF _Toc40900992 \h </w:instrText>
            </w:r>
            <w:r w:rsidR="00FF420E">
              <w:rPr>
                <w:webHidden/>
              </w:rPr>
            </w:r>
            <w:r w:rsidR="00FF420E">
              <w:rPr>
                <w:webHidden/>
              </w:rPr>
              <w:fldChar w:fldCharType="separate"/>
            </w:r>
            <w:r w:rsidR="00FF420E">
              <w:rPr>
                <w:webHidden/>
              </w:rPr>
              <w:t>8</w:t>
            </w:r>
            <w:r w:rsidR="00FF420E">
              <w:rPr>
                <w:webHidden/>
              </w:rPr>
              <w:fldChar w:fldCharType="end"/>
            </w:r>
          </w:hyperlink>
        </w:p>
        <w:p w14:paraId="5D968D8C" w14:textId="1CD1D236" w:rsidR="00FF420E" w:rsidRDefault="003A632C">
          <w:pPr>
            <w:pStyle w:val="TOC2"/>
            <w:rPr>
              <w:rFonts w:asciiTheme="minorHAnsi" w:hAnsiTheme="minorHAnsi"/>
              <w:sz w:val="21"/>
              <w:szCs w:val="22"/>
            </w:rPr>
          </w:pPr>
          <w:hyperlink w:anchor="_Toc40900993" w:history="1">
            <w:r w:rsidR="00FF420E" w:rsidRPr="00AE1ADB">
              <w:rPr>
                <w:rStyle w:val="afb"/>
              </w:rPr>
              <w:t>3.6 系统开发环境</w:t>
            </w:r>
            <w:r w:rsidR="00FF420E">
              <w:rPr>
                <w:webHidden/>
              </w:rPr>
              <w:tab/>
            </w:r>
            <w:r w:rsidR="00FF420E">
              <w:rPr>
                <w:webHidden/>
              </w:rPr>
              <w:fldChar w:fldCharType="begin"/>
            </w:r>
            <w:r w:rsidR="00FF420E">
              <w:rPr>
                <w:webHidden/>
              </w:rPr>
              <w:instrText xml:space="preserve"> PAGEREF _Toc40900993 \h </w:instrText>
            </w:r>
            <w:r w:rsidR="00FF420E">
              <w:rPr>
                <w:webHidden/>
              </w:rPr>
            </w:r>
            <w:r w:rsidR="00FF420E">
              <w:rPr>
                <w:webHidden/>
              </w:rPr>
              <w:fldChar w:fldCharType="separate"/>
            </w:r>
            <w:r w:rsidR="00FF420E">
              <w:rPr>
                <w:webHidden/>
              </w:rPr>
              <w:t>8</w:t>
            </w:r>
            <w:r w:rsidR="00FF420E">
              <w:rPr>
                <w:webHidden/>
              </w:rPr>
              <w:fldChar w:fldCharType="end"/>
            </w:r>
          </w:hyperlink>
        </w:p>
        <w:p w14:paraId="73C11018" w14:textId="39B9B12A" w:rsidR="00FF420E" w:rsidRDefault="003A632C">
          <w:pPr>
            <w:pStyle w:val="TOC1"/>
            <w:tabs>
              <w:tab w:val="right" w:leader="dot" w:pos="9344"/>
            </w:tabs>
            <w:rPr>
              <w:noProof/>
            </w:rPr>
          </w:pPr>
          <w:hyperlink w:anchor="_Toc40900994" w:history="1">
            <w:r w:rsidR="00FF420E" w:rsidRPr="00AE1ADB">
              <w:rPr>
                <w:rStyle w:val="afb"/>
                <w:rFonts w:ascii="黑体" w:eastAsia="黑体" w:hAnsi="黑体"/>
                <w:noProof/>
              </w:rPr>
              <w:t>4 系统分析与设计</w:t>
            </w:r>
            <w:r w:rsidR="00FF420E">
              <w:rPr>
                <w:noProof/>
                <w:webHidden/>
              </w:rPr>
              <w:tab/>
            </w:r>
            <w:r w:rsidR="00FF420E">
              <w:rPr>
                <w:noProof/>
                <w:webHidden/>
              </w:rPr>
              <w:fldChar w:fldCharType="begin"/>
            </w:r>
            <w:r w:rsidR="00FF420E">
              <w:rPr>
                <w:noProof/>
                <w:webHidden/>
              </w:rPr>
              <w:instrText xml:space="preserve"> PAGEREF _Toc40900994 \h </w:instrText>
            </w:r>
            <w:r w:rsidR="00FF420E">
              <w:rPr>
                <w:noProof/>
                <w:webHidden/>
              </w:rPr>
            </w:r>
            <w:r w:rsidR="00FF420E">
              <w:rPr>
                <w:noProof/>
                <w:webHidden/>
              </w:rPr>
              <w:fldChar w:fldCharType="separate"/>
            </w:r>
            <w:r w:rsidR="00FF420E">
              <w:rPr>
                <w:noProof/>
                <w:webHidden/>
              </w:rPr>
              <w:t>8</w:t>
            </w:r>
            <w:r w:rsidR="00FF420E">
              <w:rPr>
                <w:noProof/>
                <w:webHidden/>
              </w:rPr>
              <w:fldChar w:fldCharType="end"/>
            </w:r>
          </w:hyperlink>
        </w:p>
        <w:p w14:paraId="5093598F" w14:textId="121521E8" w:rsidR="00FF420E" w:rsidRDefault="003A632C">
          <w:pPr>
            <w:pStyle w:val="TOC2"/>
            <w:rPr>
              <w:rFonts w:asciiTheme="minorHAnsi" w:hAnsiTheme="minorHAnsi"/>
              <w:sz w:val="21"/>
              <w:szCs w:val="22"/>
            </w:rPr>
          </w:pPr>
          <w:hyperlink w:anchor="_Toc40900995" w:history="1">
            <w:r w:rsidR="00FF420E" w:rsidRPr="00AE1ADB">
              <w:rPr>
                <w:rStyle w:val="afb"/>
              </w:rPr>
              <w:t>4.1 系统组织结构</w:t>
            </w:r>
            <w:r w:rsidR="00FF420E">
              <w:rPr>
                <w:webHidden/>
              </w:rPr>
              <w:tab/>
            </w:r>
            <w:r w:rsidR="00FF420E">
              <w:rPr>
                <w:webHidden/>
              </w:rPr>
              <w:fldChar w:fldCharType="begin"/>
            </w:r>
            <w:r w:rsidR="00FF420E">
              <w:rPr>
                <w:webHidden/>
              </w:rPr>
              <w:instrText xml:space="preserve"> PAGEREF _Toc40900995 \h </w:instrText>
            </w:r>
            <w:r w:rsidR="00FF420E">
              <w:rPr>
                <w:webHidden/>
              </w:rPr>
            </w:r>
            <w:r w:rsidR="00FF420E">
              <w:rPr>
                <w:webHidden/>
              </w:rPr>
              <w:fldChar w:fldCharType="separate"/>
            </w:r>
            <w:r w:rsidR="00FF420E">
              <w:rPr>
                <w:webHidden/>
              </w:rPr>
              <w:t>8</w:t>
            </w:r>
            <w:r w:rsidR="00FF420E">
              <w:rPr>
                <w:webHidden/>
              </w:rPr>
              <w:fldChar w:fldCharType="end"/>
            </w:r>
          </w:hyperlink>
        </w:p>
        <w:p w14:paraId="3FDFB211" w14:textId="691EA7E7" w:rsidR="00FF420E" w:rsidRDefault="003A632C">
          <w:pPr>
            <w:pStyle w:val="TOC2"/>
            <w:rPr>
              <w:rFonts w:asciiTheme="minorHAnsi" w:hAnsiTheme="minorHAnsi"/>
              <w:sz w:val="21"/>
              <w:szCs w:val="22"/>
            </w:rPr>
          </w:pPr>
          <w:hyperlink w:anchor="_Toc40900996" w:history="1">
            <w:r w:rsidR="00FF420E" w:rsidRPr="00AE1ADB">
              <w:rPr>
                <w:rStyle w:val="afb"/>
              </w:rPr>
              <w:t>4.2 系统主要操作业务流程图</w:t>
            </w:r>
            <w:r w:rsidR="00FF420E">
              <w:rPr>
                <w:webHidden/>
              </w:rPr>
              <w:tab/>
            </w:r>
            <w:r w:rsidR="00FF420E">
              <w:rPr>
                <w:webHidden/>
              </w:rPr>
              <w:fldChar w:fldCharType="begin"/>
            </w:r>
            <w:r w:rsidR="00FF420E">
              <w:rPr>
                <w:webHidden/>
              </w:rPr>
              <w:instrText xml:space="preserve"> PAGEREF _Toc40900996 \h </w:instrText>
            </w:r>
            <w:r w:rsidR="00FF420E">
              <w:rPr>
                <w:webHidden/>
              </w:rPr>
            </w:r>
            <w:r w:rsidR="00FF420E">
              <w:rPr>
                <w:webHidden/>
              </w:rPr>
              <w:fldChar w:fldCharType="separate"/>
            </w:r>
            <w:r w:rsidR="00FF420E">
              <w:rPr>
                <w:webHidden/>
              </w:rPr>
              <w:t>10</w:t>
            </w:r>
            <w:r w:rsidR="00FF420E">
              <w:rPr>
                <w:webHidden/>
              </w:rPr>
              <w:fldChar w:fldCharType="end"/>
            </w:r>
          </w:hyperlink>
        </w:p>
        <w:p w14:paraId="03BF1E55" w14:textId="30762B02" w:rsidR="00FF420E" w:rsidRDefault="003A632C">
          <w:pPr>
            <w:pStyle w:val="TOC3"/>
            <w:rPr>
              <w:rFonts w:asciiTheme="minorHAnsi" w:hAnsiTheme="minorHAnsi"/>
              <w:sz w:val="21"/>
              <w:szCs w:val="22"/>
            </w:rPr>
          </w:pPr>
          <w:hyperlink w:anchor="_Toc40900997" w:history="1">
            <w:r w:rsidR="00FF420E" w:rsidRPr="00AE1ADB">
              <w:rPr>
                <w:rStyle w:val="afb"/>
                <w:rFonts w:ascii="黑体" w:eastAsia="黑体" w:hAnsi="黑体"/>
              </w:rPr>
              <w:t>4.2.1 后台管理操作流程图</w:t>
            </w:r>
            <w:r w:rsidR="00FF420E">
              <w:rPr>
                <w:webHidden/>
              </w:rPr>
              <w:tab/>
            </w:r>
            <w:r w:rsidR="00FF420E">
              <w:rPr>
                <w:webHidden/>
              </w:rPr>
              <w:fldChar w:fldCharType="begin"/>
            </w:r>
            <w:r w:rsidR="00FF420E">
              <w:rPr>
                <w:webHidden/>
              </w:rPr>
              <w:instrText xml:space="preserve"> PAGEREF _Toc40900997 \h </w:instrText>
            </w:r>
            <w:r w:rsidR="00FF420E">
              <w:rPr>
                <w:webHidden/>
              </w:rPr>
            </w:r>
            <w:r w:rsidR="00FF420E">
              <w:rPr>
                <w:webHidden/>
              </w:rPr>
              <w:fldChar w:fldCharType="separate"/>
            </w:r>
            <w:r w:rsidR="00FF420E">
              <w:rPr>
                <w:webHidden/>
              </w:rPr>
              <w:t>10</w:t>
            </w:r>
            <w:r w:rsidR="00FF420E">
              <w:rPr>
                <w:webHidden/>
              </w:rPr>
              <w:fldChar w:fldCharType="end"/>
            </w:r>
          </w:hyperlink>
        </w:p>
        <w:p w14:paraId="55FB426C" w14:textId="41527698" w:rsidR="00FF420E" w:rsidRDefault="003A632C">
          <w:pPr>
            <w:pStyle w:val="TOC3"/>
            <w:rPr>
              <w:rFonts w:asciiTheme="minorHAnsi" w:hAnsiTheme="minorHAnsi"/>
              <w:sz w:val="21"/>
              <w:szCs w:val="22"/>
            </w:rPr>
          </w:pPr>
          <w:hyperlink w:anchor="_Toc40900998" w:history="1">
            <w:r w:rsidR="00FF420E" w:rsidRPr="00AE1ADB">
              <w:rPr>
                <w:rStyle w:val="afb"/>
                <w:rFonts w:ascii="黑体" w:eastAsia="黑体" w:hAnsi="黑体"/>
              </w:rPr>
              <w:t>4.2.2 SSO登录模块业务流程图</w:t>
            </w:r>
            <w:r w:rsidR="00FF420E">
              <w:rPr>
                <w:webHidden/>
              </w:rPr>
              <w:tab/>
            </w:r>
            <w:r w:rsidR="00FF420E">
              <w:rPr>
                <w:webHidden/>
              </w:rPr>
              <w:fldChar w:fldCharType="begin"/>
            </w:r>
            <w:r w:rsidR="00FF420E">
              <w:rPr>
                <w:webHidden/>
              </w:rPr>
              <w:instrText xml:space="preserve"> PAGEREF _Toc40900998 \h </w:instrText>
            </w:r>
            <w:r w:rsidR="00FF420E">
              <w:rPr>
                <w:webHidden/>
              </w:rPr>
            </w:r>
            <w:r w:rsidR="00FF420E">
              <w:rPr>
                <w:webHidden/>
              </w:rPr>
              <w:fldChar w:fldCharType="separate"/>
            </w:r>
            <w:r w:rsidR="00FF420E">
              <w:rPr>
                <w:webHidden/>
              </w:rPr>
              <w:t>11</w:t>
            </w:r>
            <w:r w:rsidR="00FF420E">
              <w:rPr>
                <w:webHidden/>
              </w:rPr>
              <w:fldChar w:fldCharType="end"/>
            </w:r>
          </w:hyperlink>
        </w:p>
        <w:p w14:paraId="23301522" w14:textId="26CDD9DD" w:rsidR="00FF420E" w:rsidRDefault="003A632C">
          <w:pPr>
            <w:pStyle w:val="TOC3"/>
            <w:rPr>
              <w:rFonts w:asciiTheme="minorHAnsi" w:hAnsiTheme="minorHAnsi"/>
              <w:sz w:val="21"/>
              <w:szCs w:val="22"/>
            </w:rPr>
          </w:pPr>
          <w:hyperlink w:anchor="_Toc40900999" w:history="1">
            <w:r w:rsidR="00FF420E" w:rsidRPr="00AE1ADB">
              <w:rPr>
                <w:rStyle w:val="afb"/>
                <w:rFonts w:ascii="黑体" w:eastAsia="黑体" w:hAnsi="黑体"/>
              </w:rPr>
              <w:t>4.2.3 板块内容管理业务流程图</w:t>
            </w:r>
            <w:r w:rsidR="00FF420E">
              <w:rPr>
                <w:webHidden/>
              </w:rPr>
              <w:tab/>
            </w:r>
            <w:r w:rsidR="00FF420E">
              <w:rPr>
                <w:webHidden/>
              </w:rPr>
              <w:fldChar w:fldCharType="begin"/>
            </w:r>
            <w:r w:rsidR="00FF420E">
              <w:rPr>
                <w:webHidden/>
              </w:rPr>
              <w:instrText xml:space="preserve"> PAGEREF _Toc40900999 \h </w:instrText>
            </w:r>
            <w:r w:rsidR="00FF420E">
              <w:rPr>
                <w:webHidden/>
              </w:rPr>
            </w:r>
            <w:r w:rsidR="00FF420E">
              <w:rPr>
                <w:webHidden/>
              </w:rPr>
              <w:fldChar w:fldCharType="separate"/>
            </w:r>
            <w:r w:rsidR="00FF420E">
              <w:rPr>
                <w:webHidden/>
              </w:rPr>
              <w:t>12</w:t>
            </w:r>
            <w:r w:rsidR="00FF420E">
              <w:rPr>
                <w:webHidden/>
              </w:rPr>
              <w:fldChar w:fldCharType="end"/>
            </w:r>
          </w:hyperlink>
        </w:p>
        <w:p w14:paraId="06A78269" w14:textId="67CC23B4" w:rsidR="00FF420E" w:rsidRDefault="003A632C">
          <w:pPr>
            <w:pStyle w:val="TOC3"/>
            <w:rPr>
              <w:rFonts w:asciiTheme="minorHAnsi" w:hAnsiTheme="minorHAnsi"/>
              <w:sz w:val="21"/>
              <w:szCs w:val="22"/>
            </w:rPr>
          </w:pPr>
          <w:hyperlink w:anchor="_Toc40901000" w:history="1">
            <w:r w:rsidR="00FF420E" w:rsidRPr="00AE1ADB">
              <w:rPr>
                <w:rStyle w:val="afb"/>
                <w:rFonts w:ascii="黑体" w:eastAsia="黑体" w:hAnsi="黑体"/>
              </w:rPr>
              <w:t>4.2.4帖子发布业务流程图</w:t>
            </w:r>
            <w:r w:rsidR="00FF420E">
              <w:rPr>
                <w:webHidden/>
              </w:rPr>
              <w:tab/>
            </w:r>
            <w:r w:rsidR="00FF420E">
              <w:rPr>
                <w:webHidden/>
              </w:rPr>
              <w:fldChar w:fldCharType="begin"/>
            </w:r>
            <w:r w:rsidR="00FF420E">
              <w:rPr>
                <w:webHidden/>
              </w:rPr>
              <w:instrText xml:space="preserve"> PAGEREF _Toc40901000 \h </w:instrText>
            </w:r>
            <w:r w:rsidR="00FF420E">
              <w:rPr>
                <w:webHidden/>
              </w:rPr>
            </w:r>
            <w:r w:rsidR="00FF420E">
              <w:rPr>
                <w:webHidden/>
              </w:rPr>
              <w:fldChar w:fldCharType="separate"/>
            </w:r>
            <w:r w:rsidR="00FF420E">
              <w:rPr>
                <w:webHidden/>
              </w:rPr>
              <w:t>13</w:t>
            </w:r>
            <w:r w:rsidR="00FF420E">
              <w:rPr>
                <w:webHidden/>
              </w:rPr>
              <w:fldChar w:fldCharType="end"/>
            </w:r>
          </w:hyperlink>
        </w:p>
        <w:p w14:paraId="6342AD71" w14:textId="32C8EAD8" w:rsidR="00FF420E" w:rsidRDefault="003A632C">
          <w:pPr>
            <w:pStyle w:val="TOC3"/>
            <w:rPr>
              <w:rFonts w:asciiTheme="minorHAnsi" w:hAnsiTheme="minorHAnsi"/>
              <w:sz w:val="21"/>
              <w:szCs w:val="22"/>
            </w:rPr>
          </w:pPr>
          <w:hyperlink w:anchor="_Toc40901001" w:history="1">
            <w:r w:rsidR="00FF420E" w:rsidRPr="00AE1ADB">
              <w:rPr>
                <w:rStyle w:val="afb"/>
                <w:rFonts w:ascii="黑体" w:eastAsia="黑体" w:hAnsi="黑体"/>
              </w:rPr>
              <w:t>4.2.5用户收藏文章流程图</w:t>
            </w:r>
            <w:r w:rsidR="00FF420E">
              <w:rPr>
                <w:webHidden/>
              </w:rPr>
              <w:tab/>
            </w:r>
            <w:r w:rsidR="00FF420E">
              <w:rPr>
                <w:webHidden/>
              </w:rPr>
              <w:fldChar w:fldCharType="begin"/>
            </w:r>
            <w:r w:rsidR="00FF420E">
              <w:rPr>
                <w:webHidden/>
              </w:rPr>
              <w:instrText xml:space="preserve"> PAGEREF _Toc40901001 \h </w:instrText>
            </w:r>
            <w:r w:rsidR="00FF420E">
              <w:rPr>
                <w:webHidden/>
              </w:rPr>
            </w:r>
            <w:r w:rsidR="00FF420E">
              <w:rPr>
                <w:webHidden/>
              </w:rPr>
              <w:fldChar w:fldCharType="separate"/>
            </w:r>
            <w:r w:rsidR="00FF420E">
              <w:rPr>
                <w:webHidden/>
              </w:rPr>
              <w:t>14</w:t>
            </w:r>
            <w:r w:rsidR="00FF420E">
              <w:rPr>
                <w:webHidden/>
              </w:rPr>
              <w:fldChar w:fldCharType="end"/>
            </w:r>
          </w:hyperlink>
        </w:p>
        <w:p w14:paraId="1004A3D7" w14:textId="7BC7D633" w:rsidR="00FF420E" w:rsidRDefault="003A632C">
          <w:pPr>
            <w:pStyle w:val="TOC2"/>
            <w:rPr>
              <w:rFonts w:asciiTheme="minorHAnsi" w:hAnsiTheme="minorHAnsi"/>
              <w:sz w:val="21"/>
              <w:szCs w:val="22"/>
            </w:rPr>
          </w:pPr>
          <w:hyperlink w:anchor="_Toc40901002" w:history="1">
            <w:r w:rsidR="00FF420E" w:rsidRPr="00AE1ADB">
              <w:rPr>
                <w:rStyle w:val="afb"/>
              </w:rPr>
              <w:t>4.3 数据库设计</w:t>
            </w:r>
            <w:r w:rsidR="00FF420E">
              <w:rPr>
                <w:webHidden/>
              </w:rPr>
              <w:tab/>
            </w:r>
            <w:r w:rsidR="00FF420E">
              <w:rPr>
                <w:webHidden/>
              </w:rPr>
              <w:fldChar w:fldCharType="begin"/>
            </w:r>
            <w:r w:rsidR="00FF420E">
              <w:rPr>
                <w:webHidden/>
              </w:rPr>
              <w:instrText xml:space="preserve"> PAGEREF _Toc40901002 \h </w:instrText>
            </w:r>
            <w:r w:rsidR="00FF420E">
              <w:rPr>
                <w:webHidden/>
              </w:rPr>
            </w:r>
            <w:r w:rsidR="00FF420E">
              <w:rPr>
                <w:webHidden/>
              </w:rPr>
              <w:fldChar w:fldCharType="separate"/>
            </w:r>
            <w:r w:rsidR="00FF420E">
              <w:rPr>
                <w:webHidden/>
              </w:rPr>
              <w:t>14</w:t>
            </w:r>
            <w:r w:rsidR="00FF420E">
              <w:rPr>
                <w:webHidden/>
              </w:rPr>
              <w:fldChar w:fldCharType="end"/>
            </w:r>
          </w:hyperlink>
        </w:p>
        <w:p w14:paraId="1D0E3624" w14:textId="54DC8B3B" w:rsidR="00FF420E" w:rsidRDefault="003A632C">
          <w:pPr>
            <w:pStyle w:val="TOC3"/>
            <w:rPr>
              <w:rFonts w:asciiTheme="minorHAnsi" w:hAnsiTheme="minorHAnsi"/>
              <w:sz w:val="21"/>
              <w:szCs w:val="22"/>
            </w:rPr>
          </w:pPr>
          <w:hyperlink w:anchor="_Toc40901003" w:history="1">
            <w:r w:rsidR="00FF420E" w:rsidRPr="00AE1ADB">
              <w:rPr>
                <w:rStyle w:val="afb"/>
                <w:rFonts w:ascii="黑体" w:eastAsia="黑体" w:hAnsi="黑体"/>
              </w:rPr>
              <w:t>4.3.1 概念结构设计</w:t>
            </w:r>
            <w:r w:rsidR="00FF420E">
              <w:rPr>
                <w:webHidden/>
              </w:rPr>
              <w:tab/>
            </w:r>
            <w:r w:rsidR="00FF420E">
              <w:rPr>
                <w:webHidden/>
              </w:rPr>
              <w:fldChar w:fldCharType="begin"/>
            </w:r>
            <w:r w:rsidR="00FF420E">
              <w:rPr>
                <w:webHidden/>
              </w:rPr>
              <w:instrText xml:space="preserve"> PAGEREF _Toc40901003 \h </w:instrText>
            </w:r>
            <w:r w:rsidR="00FF420E">
              <w:rPr>
                <w:webHidden/>
              </w:rPr>
            </w:r>
            <w:r w:rsidR="00FF420E">
              <w:rPr>
                <w:webHidden/>
              </w:rPr>
              <w:fldChar w:fldCharType="separate"/>
            </w:r>
            <w:r w:rsidR="00FF420E">
              <w:rPr>
                <w:webHidden/>
              </w:rPr>
              <w:t>14</w:t>
            </w:r>
            <w:r w:rsidR="00FF420E">
              <w:rPr>
                <w:webHidden/>
              </w:rPr>
              <w:fldChar w:fldCharType="end"/>
            </w:r>
          </w:hyperlink>
        </w:p>
        <w:p w14:paraId="453FBE0C" w14:textId="3BCC1F2A" w:rsidR="00FF420E" w:rsidRDefault="003A632C">
          <w:pPr>
            <w:pStyle w:val="TOC3"/>
            <w:rPr>
              <w:rFonts w:asciiTheme="minorHAnsi" w:hAnsiTheme="minorHAnsi"/>
              <w:sz w:val="21"/>
              <w:szCs w:val="22"/>
            </w:rPr>
          </w:pPr>
          <w:hyperlink w:anchor="_Toc40901004" w:history="1">
            <w:r w:rsidR="00FF420E" w:rsidRPr="00AE1ADB">
              <w:rPr>
                <w:rStyle w:val="afb"/>
                <w:rFonts w:ascii="黑体" w:eastAsia="黑体" w:hAnsi="黑体"/>
              </w:rPr>
              <w:t>4.3.2 物理结构设计</w:t>
            </w:r>
            <w:r w:rsidR="00FF420E">
              <w:rPr>
                <w:webHidden/>
              </w:rPr>
              <w:tab/>
            </w:r>
            <w:r w:rsidR="00FF420E">
              <w:rPr>
                <w:webHidden/>
              </w:rPr>
              <w:fldChar w:fldCharType="begin"/>
            </w:r>
            <w:r w:rsidR="00FF420E">
              <w:rPr>
                <w:webHidden/>
              </w:rPr>
              <w:instrText xml:space="preserve"> PAGEREF _Toc40901004 \h </w:instrText>
            </w:r>
            <w:r w:rsidR="00FF420E">
              <w:rPr>
                <w:webHidden/>
              </w:rPr>
            </w:r>
            <w:r w:rsidR="00FF420E">
              <w:rPr>
                <w:webHidden/>
              </w:rPr>
              <w:fldChar w:fldCharType="separate"/>
            </w:r>
            <w:r w:rsidR="00FF420E">
              <w:rPr>
                <w:webHidden/>
              </w:rPr>
              <w:t>19</w:t>
            </w:r>
            <w:r w:rsidR="00FF420E">
              <w:rPr>
                <w:webHidden/>
              </w:rPr>
              <w:fldChar w:fldCharType="end"/>
            </w:r>
          </w:hyperlink>
        </w:p>
        <w:p w14:paraId="396AAA53" w14:textId="26B8BF12" w:rsidR="00FF420E" w:rsidRDefault="003A632C">
          <w:pPr>
            <w:pStyle w:val="TOC1"/>
            <w:tabs>
              <w:tab w:val="right" w:leader="dot" w:pos="9344"/>
            </w:tabs>
            <w:rPr>
              <w:noProof/>
            </w:rPr>
          </w:pPr>
          <w:hyperlink w:anchor="_Toc40901005" w:history="1">
            <w:r w:rsidR="00FF420E" w:rsidRPr="00AE1ADB">
              <w:rPr>
                <w:rStyle w:val="afb"/>
                <w:rFonts w:ascii="黑体" w:eastAsia="黑体" w:hAnsi="黑体"/>
                <w:noProof/>
              </w:rPr>
              <w:t>5 系统实现</w:t>
            </w:r>
            <w:r w:rsidR="00FF420E">
              <w:rPr>
                <w:noProof/>
                <w:webHidden/>
              </w:rPr>
              <w:tab/>
            </w:r>
            <w:r w:rsidR="00FF420E">
              <w:rPr>
                <w:noProof/>
                <w:webHidden/>
              </w:rPr>
              <w:fldChar w:fldCharType="begin"/>
            </w:r>
            <w:r w:rsidR="00FF420E">
              <w:rPr>
                <w:noProof/>
                <w:webHidden/>
              </w:rPr>
              <w:instrText xml:space="preserve"> PAGEREF _Toc40901005 \h </w:instrText>
            </w:r>
            <w:r w:rsidR="00FF420E">
              <w:rPr>
                <w:noProof/>
                <w:webHidden/>
              </w:rPr>
            </w:r>
            <w:r w:rsidR="00FF420E">
              <w:rPr>
                <w:noProof/>
                <w:webHidden/>
              </w:rPr>
              <w:fldChar w:fldCharType="separate"/>
            </w:r>
            <w:r w:rsidR="00FF420E">
              <w:rPr>
                <w:noProof/>
                <w:webHidden/>
              </w:rPr>
              <w:t>23</w:t>
            </w:r>
            <w:r w:rsidR="00FF420E">
              <w:rPr>
                <w:noProof/>
                <w:webHidden/>
              </w:rPr>
              <w:fldChar w:fldCharType="end"/>
            </w:r>
          </w:hyperlink>
        </w:p>
        <w:p w14:paraId="4C15156F" w14:textId="071734D2" w:rsidR="00FF420E" w:rsidRDefault="003A632C">
          <w:pPr>
            <w:pStyle w:val="TOC2"/>
            <w:rPr>
              <w:rFonts w:asciiTheme="minorHAnsi" w:hAnsiTheme="minorHAnsi"/>
              <w:sz w:val="21"/>
              <w:szCs w:val="22"/>
            </w:rPr>
          </w:pPr>
          <w:hyperlink w:anchor="_Toc40901006" w:history="1">
            <w:r w:rsidR="00FF420E" w:rsidRPr="00AE1ADB">
              <w:rPr>
                <w:rStyle w:val="afb"/>
              </w:rPr>
              <w:t>5.1 后台管理系统</w:t>
            </w:r>
            <w:r w:rsidR="00FF420E">
              <w:rPr>
                <w:webHidden/>
              </w:rPr>
              <w:tab/>
            </w:r>
            <w:r w:rsidR="00FF420E">
              <w:rPr>
                <w:webHidden/>
              </w:rPr>
              <w:fldChar w:fldCharType="begin"/>
            </w:r>
            <w:r w:rsidR="00FF420E">
              <w:rPr>
                <w:webHidden/>
              </w:rPr>
              <w:instrText xml:space="preserve"> PAGEREF _Toc40901006 \h </w:instrText>
            </w:r>
            <w:r w:rsidR="00FF420E">
              <w:rPr>
                <w:webHidden/>
              </w:rPr>
            </w:r>
            <w:r w:rsidR="00FF420E">
              <w:rPr>
                <w:webHidden/>
              </w:rPr>
              <w:fldChar w:fldCharType="separate"/>
            </w:r>
            <w:r w:rsidR="00FF420E">
              <w:rPr>
                <w:webHidden/>
              </w:rPr>
              <w:t>23</w:t>
            </w:r>
            <w:r w:rsidR="00FF420E">
              <w:rPr>
                <w:webHidden/>
              </w:rPr>
              <w:fldChar w:fldCharType="end"/>
            </w:r>
          </w:hyperlink>
        </w:p>
        <w:p w14:paraId="5FE410A6" w14:textId="4BBD7BE0" w:rsidR="00FF420E" w:rsidRDefault="003A632C">
          <w:pPr>
            <w:pStyle w:val="TOC3"/>
            <w:rPr>
              <w:rFonts w:asciiTheme="minorHAnsi" w:hAnsiTheme="minorHAnsi"/>
              <w:sz w:val="21"/>
              <w:szCs w:val="22"/>
            </w:rPr>
          </w:pPr>
          <w:hyperlink w:anchor="_Toc40901007" w:history="1">
            <w:r w:rsidR="00FF420E" w:rsidRPr="00AE1ADB">
              <w:rPr>
                <w:rStyle w:val="afb"/>
                <w:rFonts w:ascii="黑体" w:eastAsia="黑体" w:hAnsi="黑体"/>
              </w:rPr>
              <w:t>5.1.1后台管理系统的登录</w:t>
            </w:r>
            <w:r w:rsidR="00FF420E">
              <w:rPr>
                <w:webHidden/>
              </w:rPr>
              <w:tab/>
            </w:r>
            <w:r w:rsidR="00FF420E">
              <w:rPr>
                <w:webHidden/>
              </w:rPr>
              <w:fldChar w:fldCharType="begin"/>
            </w:r>
            <w:r w:rsidR="00FF420E">
              <w:rPr>
                <w:webHidden/>
              </w:rPr>
              <w:instrText xml:space="preserve"> PAGEREF _Toc40901007 \h </w:instrText>
            </w:r>
            <w:r w:rsidR="00FF420E">
              <w:rPr>
                <w:webHidden/>
              </w:rPr>
            </w:r>
            <w:r w:rsidR="00FF420E">
              <w:rPr>
                <w:webHidden/>
              </w:rPr>
              <w:fldChar w:fldCharType="separate"/>
            </w:r>
            <w:r w:rsidR="00FF420E">
              <w:rPr>
                <w:webHidden/>
              </w:rPr>
              <w:t>23</w:t>
            </w:r>
            <w:r w:rsidR="00FF420E">
              <w:rPr>
                <w:webHidden/>
              </w:rPr>
              <w:fldChar w:fldCharType="end"/>
            </w:r>
          </w:hyperlink>
        </w:p>
        <w:p w14:paraId="4B5F9B87" w14:textId="0E226DB7" w:rsidR="00FF420E" w:rsidRDefault="003A632C">
          <w:pPr>
            <w:pStyle w:val="TOC3"/>
            <w:rPr>
              <w:rFonts w:asciiTheme="minorHAnsi" w:hAnsiTheme="minorHAnsi"/>
              <w:sz w:val="21"/>
              <w:szCs w:val="22"/>
            </w:rPr>
          </w:pPr>
          <w:hyperlink w:anchor="_Toc40901008" w:history="1">
            <w:r w:rsidR="00FF420E" w:rsidRPr="00AE1ADB">
              <w:rPr>
                <w:rStyle w:val="afb"/>
                <w:rFonts w:ascii="黑体" w:eastAsia="黑体" w:hAnsi="黑体"/>
              </w:rPr>
              <w:t>5.1.2 用户信息管理模块</w:t>
            </w:r>
            <w:r w:rsidR="00FF420E">
              <w:rPr>
                <w:webHidden/>
              </w:rPr>
              <w:tab/>
            </w:r>
            <w:r w:rsidR="00FF420E">
              <w:rPr>
                <w:webHidden/>
              </w:rPr>
              <w:fldChar w:fldCharType="begin"/>
            </w:r>
            <w:r w:rsidR="00FF420E">
              <w:rPr>
                <w:webHidden/>
              </w:rPr>
              <w:instrText xml:space="preserve"> PAGEREF _Toc40901008 \h </w:instrText>
            </w:r>
            <w:r w:rsidR="00FF420E">
              <w:rPr>
                <w:webHidden/>
              </w:rPr>
            </w:r>
            <w:r w:rsidR="00FF420E">
              <w:rPr>
                <w:webHidden/>
              </w:rPr>
              <w:fldChar w:fldCharType="separate"/>
            </w:r>
            <w:r w:rsidR="00FF420E">
              <w:rPr>
                <w:webHidden/>
              </w:rPr>
              <w:t>24</w:t>
            </w:r>
            <w:r w:rsidR="00FF420E">
              <w:rPr>
                <w:webHidden/>
              </w:rPr>
              <w:fldChar w:fldCharType="end"/>
            </w:r>
          </w:hyperlink>
        </w:p>
        <w:p w14:paraId="2DDE611C" w14:textId="558C1677" w:rsidR="00FF420E" w:rsidRDefault="003A632C">
          <w:pPr>
            <w:pStyle w:val="TOC3"/>
            <w:rPr>
              <w:rFonts w:asciiTheme="minorHAnsi" w:hAnsiTheme="minorHAnsi"/>
              <w:sz w:val="21"/>
              <w:szCs w:val="22"/>
            </w:rPr>
          </w:pPr>
          <w:hyperlink w:anchor="_Toc40901009" w:history="1">
            <w:r w:rsidR="00FF420E" w:rsidRPr="00AE1ADB">
              <w:rPr>
                <w:rStyle w:val="afb"/>
                <w:rFonts w:ascii="黑体" w:eastAsia="黑体" w:hAnsi="黑体"/>
              </w:rPr>
              <w:t>5.1.3 用户收藏管理模块</w:t>
            </w:r>
            <w:r w:rsidR="00FF420E">
              <w:rPr>
                <w:webHidden/>
              </w:rPr>
              <w:tab/>
            </w:r>
            <w:r w:rsidR="00FF420E">
              <w:rPr>
                <w:webHidden/>
              </w:rPr>
              <w:fldChar w:fldCharType="begin"/>
            </w:r>
            <w:r w:rsidR="00FF420E">
              <w:rPr>
                <w:webHidden/>
              </w:rPr>
              <w:instrText xml:space="preserve"> PAGEREF _Toc40901009 \h </w:instrText>
            </w:r>
            <w:r w:rsidR="00FF420E">
              <w:rPr>
                <w:webHidden/>
              </w:rPr>
            </w:r>
            <w:r w:rsidR="00FF420E">
              <w:rPr>
                <w:webHidden/>
              </w:rPr>
              <w:fldChar w:fldCharType="separate"/>
            </w:r>
            <w:r w:rsidR="00FF420E">
              <w:rPr>
                <w:webHidden/>
              </w:rPr>
              <w:t>25</w:t>
            </w:r>
            <w:r w:rsidR="00FF420E">
              <w:rPr>
                <w:webHidden/>
              </w:rPr>
              <w:fldChar w:fldCharType="end"/>
            </w:r>
          </w:hyperlink>
        </w:p>
        <w:p w14:paraId="47404B8F" w14:textId="38D2B86F" w:rsidR="00FF420E" w:rsidRDefault="003A632C">
          <w:pPr>
            <w:pStyle w:val="TOC3"/>
            <w:rPr>
              <w:rFonts w:asciiTheme="minorHAnsi" w:hAnsiTheme="minorHAnsi"/>
              <w:sz w:val="21"/>
              <w:szCs w:val="22"/>
            </w:rPr>
          </w:pPr>
          <w:hyperlink w:anchor="_Toc40901010" w:history="1">
            <w:r w:rsidR="00FF420E" w:rsidRPr="00AE1ADB">
              <w:rPr>
                <w:rStyle w:val="afb"/>
                <w:rFonts w:ascii="黑体" w:eastAsia="黑体" w:hAnsi="黑体"/>
              </w:rPr>
              <w:t>5.1.4 帖子信息管理模块</w:t>
            </w:r>
            <w:r w:rsidR="00FF420E">
              <w:rPr>
                <w:webHidden/>
              </w:rPr>
              <w:tab/>
            </w:r>
            <w:r w:rsidR="00FF420E">
              <w:rPr>
                <w:webHidden/>
              </w:rPr>
              <w:fldChar w:fldCharType="begin"/>
            </w:r>
            <w:r w:rsidR="00FF420E">
              <w:rPr>
                <w:webHidden/>
              </w:rPr>
              <w:instrText xml:space="preserve"> PAGEREF _Toc40901010 \h </w:instrText>
            </w:r>
            <w:r w:rsidR="00FF420E">
              <w:rPr>
                <w:webHidden/>
              </w:rPr>
            </w:r>
            <w:r w:rsidR="00FF420E">
              <w:rPr>
                <w:webHidden/>
              </w:rPr>
              <w:fldChar w:fldCharType="separate"/>
            </w:r>
            <w:r w:rsidR="00FF420E">
              <w:rPr>
                <w:webHidden/>
              </w:rPr>
              <w:t>26</w:t>
            </w:r>
            <w:r w:rsidR="00FF420E">
              <w:rPr>
                <w:webHidden/>
              </w:rPr>
              <w:fldChar w:fldCharType="end"/>
            </w:r>
          </w:hyperlink>
        </w:p>
        <w:p w14:paraId="089F855E" w14:textId="7B2E2450" w:rsidR="00FF420E" w:rsidRDefault="003A632C">
          <w:pPr>
            <w:pStyle w:val="TOC3"/>
            <w:rPr>
              <w:rFonts w:asciiTheme="minorHAnsi" w:hAnsiTheme="minorHAnsi"/>
              <w:sz w:val="21"/>
              <w:szCs w:val="22"/>
            </w:rPr>
          </w:pPr>
          <w:hyperlink w:anchor="_Toc40901011" w:history="1">
            <w:r w:rsidR="00FF420E" w:rsidRPr="00AE1ADB">
              <w:rPr>
                <w:rStyle w:val="afb"/>
                <w:rFonts w:ascii="黑体" w:eastAsia="黑体" w:hAnsi="黑体"/>
              </w:rPr>
              <w:t>5.1.5 板块内容管理模块</w:t>
            </w:r>
            <w:r w:rsidR="00FF420E">
              <w:rPr>
                <w:webHidden/>
              </w:rPr>
              <w:tab/>
            </w:r>
            <w:r w:rsidR="00FF420E">
              <w:rPr>
                <w:webHidden/>
              </w:rPr>
              <w:fldChar w:fldCharType="begin"/>
            </w:r>
            <w:r w:rsidR="00FF420E">
              <w:rPr>
                <w:webHidden/>
              </w:rPr>
              <w:instrText xml:space="preserve"> PAGEREF _Toc40901011 \h </w:instrText>
            </w:r>
            <w:r w:rsidR="00FF420E">
              <w:rPr>
                <w:webHidden/>
              </w:rPr>
            </w:r>
            <w:r w:rsidR="00FF420E">
              <w:rPr>
                <w:webHidden/>
              </w:rPr>
              <w:fldChar w:fldCharType="separate"/>
            </w:r>
            <w:r w:rsidR="00FF420E">
              <w:rPr>
                <w:webHidden/>
              </w:rPr>
              <w:t>27</w:t>
            </w:r>
            <w:r w:rsidR="00FF420E">
              <w:rPr>
                <w:webHidden/>
              </w:rPr>
              <w:fldChar w:fldCharType="end"/>
            </w:r>
          </w:hyperlink>
        </w:p>
        <w:p w14:paraId="6ACC2782" w14:textId="066272D7" w:rsidR="00FF420E" w:rsidRDefault="003A632C">
          <w:pPr>
            <w:pStyle w:val="TOC3"/>
            <w:rPr>
              <w:rFonts w:asciiTheme="minorHAnsi" w:hAnsiTheme="minorHAnsi"/>
              <w:sz w:val="21"/>
              <w:szCs w:val="22"/>
            </w:rPr>
          </w:pPr>
          <w:hyperlink w:anchor="_Toc40901012" w:history="1">
            <w:r w:rsidR="00FF420E" w:rsidRPr="00AE1ADB">
              <w:rPr>
                <w:rStyle w:val="afb"/>
                <w:rFonts w:ascii="黑体" w:eastAsia="黑体" w:hAnsi="黑体"/>
              </w:rPr>
              <w:t>5.1.6 回帖管理管理模块</w:t>
            </w:r>
            <w:r w:rsidR="00FF420E">
              <w:rPr>
                <w:webHidden/>
              </w:rPr>
              <w:tab/>
            </w:r>
            <w:r w:rsidR="00FF420E">
              <w:rPr>
                <w:webHidden/>
              </w:rPr>
              <w:fldChar w:fldCharType="begin"/>
            </w:r>
            <w:r w:rsidR="00FF420E">
              <w:rPr>
                <w:webHidden/>
              </w:rPr>
              <w:instrText xml:space="preserve"> PAGEREF _Toc40901012 \h </w:instrText>
            </w:r>
            <w:r w:rsidR="00FF420E">
              <w:rPr>
                <w:webHidden/>
              </w:rPr>
            </w:r>
            <w:r w:rsidR="00FF420E">
              <w:rPr>
                <w:webHidden/>
              </w:rPr>
              <w:fldChar w:fldCharType="separate"/>
            </w:r>
            <w:r w:rsidR="00FF420E">
              <w:rPr>
                <w:webHidden/>
              </w:rPr>
              <w:t>28</w:t>
            </w:r>
            <w:r w:rsidR="00FF420E">
              <w:rPr>
                <w:webHidden/>
              </w:rPr>
              <w:fldChar w:fldCharType="end"/>
            </w:r>
          </w:hyperlink>
        </w:p>
        <w:p w14:paraId="3514A78E" w14:textId="7CEA447D" w:rsidR="00FF420E" w:rsidRDefault="003A632C">
          <w:pPr>
            <w:pStyle w:val="TOC3"/>
            <w:rPr>
              <w:rFonts w:asciiTheme="minorHAnsi" w:hAnsiTheme="minorHAnsi"/>
              <w:sz w:val="21"/>
              <w:szCs w:val="22"/>
            </w:rPr>
          </w:pPr>
          <w:hyperlink w:anchor="_Toc40901013" w:history="1">
            <w:r w:rsidR="00FF420E" w:rsidRPr="00AE1ADB">
              <w:rPr>
                <w:rStyle w:val="afb"/>
                <w:rFonts w:ascii="黑体" w:eastAsia="黑体" w:hAnsi="黑体"/>
              </w:rPr>
              <w:t>5.1.7多级回复信息管理</w:t>
            </w:r>
            <w:r w:rsidR="00FF420E">
              <w:rPr>
                <w:webHidden/>
              </w:rPr>
              <w:tab/>
            </w:r>
            <w:r w:rsidR="00FF420E">
              <w:rPr>
                <w:webHidden/>
              </w:rPr>
              <w:fldChar w:fldCharType="begin"/>
            </w:r>
            <w:r w:rsidR="00FF420E">
              <w:rPr>
                <w:webHidden/>
              </w:rPr>
              <w:instrText xml:space="preserve"> PAGEREF _Toc40901013 \h </w:instrText>
            </w:r>
            <w:r w:rsidR="00FF420E">
              <w:rPr>
                <w:webHidden/>
              </w:rPr>
            </w:r>
            <w:r w:rsidR="00FF420E">
              <w:rPr>
                <w:webHidden/>
              </w:rPr>
              <w:fldChar w:fldCharType="separate"/>
            </w:r>
            <w:r w:rsidR="00FF420E">
              <w:rPr>
                <w:webHidden/>
              </w:rPr>
              <w:t>28</w:t>
            </w:r>
            <w:r w:rsidR="00FF420E">
              <w:rPr>
                <w:webHidden/>
              </w:rPr>
              <w:fldChar w:fldCharType="end"/>
            </w:r>
          </w:hyperlink>
        </w:p>
        <w:p w14:paraId="746CB9D7" w14:textId="418FB33C" w:rsidR="00FF420E" w:rsidRDefault="003A632C">
          <w:pPr>
            <w:pStyle w:val="TOC3"/>
            <w:rPr>
              <w:rFonts w:asciiTheme="minorHAnsi" w:hAnsiTheme="minorHAnsi"/>
              <w:sz w:val="21"/>
              <w:szCs w:val="22"/>
            </w:rPr>
          </w:pPr>
          <w:hyperlink w:anchor="_Toc40901014" w:history="1">
            <w:r w:rsidR="00FF420E" w:rsidRPr="00AE1ADB">
              <w:rPr>
                <w:rStyle w:val="afb"/>
                <w:rFonts w:ascii="黑体" w:eastAsia="黑体" w:hAnsi="黑体"/>
              </w:rPr>
              <w:t>5.1.8 信息管理模块</w:t>
            </w:r>
            <w:r w:rsidR="00FF420E">
              <w:rPr>
                <w:webHidden/>
              </w:rPr>
              <w:tab/>
            </w:r>
            <w:r w:rsidR="00FF420E">
              <w:rPr>
                <w:webHidden/>
              </w:rPr>
              <w:fldChar w:fldCharType="begin"/>
            </w:r>
            <w:r w:rsidR="00FF420E">
              <w:rPr>
                <w:webHidden/>
              </w:rPr>
              <w:instrText xml:space="preserve"> PAGEREF _Toc40901014 \h </w:instrText>
            </w:r>
            <w:r w:rsidR="00FF420E">
              <w:rPr>
                <w:webHidden/>
              </w:rPr>
            </w:r>
            <w:r w:rsidR="00FF420E">
              <w:rPr>
                <w:webHidden/>
              </w:rPr>
              <w:fldChar w:fldCharType="separate"/>
            </w:r>
            <w:r w:rsidR="00FF420E">
              <w:rPr>
                <w:webHidden/>
              </w:rPr>
              <w:t>29</w:t>
            </w:r>
            <w:r w:rsidR="00FF420E">
              <w:rPr>
                <w:webHidden/>
              </w:rPr>
              <w:fldChar w:fldCharType="end"/>
            </w:r>
          </w:hyperlink>
        </w:p>
        <w:p w14:paraId="0A226359" w14:textId="52E074EE" w:rsidR="00FF420E" w:rsidRDefault="003A632C">
          <w:pPr>
            <w:pStyle w:val="TOC2"/>
            <w:rPr>
              <w:rFonts w:asciiTheme="minorHAnsi" w:hAnsiTheme="minorHAnsi"/>
              <w:sz w:val="21"/>
              <w:szCs w:val="22"/>
            </w:rPr>
          </w:pPr>
          <w:hyperlink w:anchor="_Toc40901015" w:history="1">
            <w:r w:rsidR="00FF420E" w:rsidRPr="00AE1ADB">
              <w:rPr>
                <w:rStyle w:val="afb"/>
              </w:rPr>
              <w:t>5.2 前台论坛系统</w:t>
            </w:r>
            <w:r w:rsidR="00FF420E">
              <w:rPr>
                <w:webHidden/>
              </w:rPr>
              <w:tab/>
            </w:r>
            <w:r w:rsidR="00FF420E">
              <w:rPr>
                <w:webHidden/>
              </w:rPr>
              <w:fldChar w:fldCharType="begin"/>
            </w:r>
            <w:r w:rsidR="00FF420E">
              <w:rPr>
                <w:webHidden/>
              </w:rPr>
              <w:instrText xml:space="preserve"> PAGEREF _Toc40901015 \h </w:instrText>
            </w:r>
            <w:r w:rsidR="00FF420E">
              <w:rPr>
                <w:webHidden/>
              </w:rPr>
            </w:r>
            <w:r w:rsidR="00FF420E">
              <w:rPr>
                <w:webHidden/>
              </w:rPr>
              <w:fldChar w:fldCharType="separate"/>
            </w:r>
            <w:r w:rsidR="00FF420E">
              <w:rPr>
                <w:webHidden/>
              </w:rPr>
              <w:t>30</w:t>
            </w:r>
            <w:r w:rsidR="00FF420E">
              <w:rPr>
                <w:webHidden/>
              </w:rPr>
              <w:fldChar w:fldCharType="end"/>
            </w:r>
          </w:hyperlink>
        </w:p>
        <w:p w14:paraId="6449F2B8" w14:textId="19944D80" w:rsidR="00FF420E" w:rsidRDefault="003A632C">
          <w:pPr>
            <w:pStyle w:val="TOC3"/>
            <w:rPr>
              <w:rFonts w:asciiTheme="minorHAnsi" w:hAnsiTheme="minorHAnsi"/>
              <w:sz w:val="21"/>
              <w:szCs w:val="22"/>
            </w:rPr>
          </w:pPr>
          <w:hyperlink w:anchor="_Toc40901016" w:history="1">
            <w:r w:rsidR="00FF420E" w:rsidRPr="00AE1ADB">
              <w:rPr>
                <w:rStyle w:val="afb"/>
                <w:rFonts w:ascii="黑体" w:eastAsia="黑体" w:hAnsi="黑体"/>
              </w:rPr>
              <w:t>5.2.1 论坛主页</w:t>
            </w:r>
            <w:r w:rsidR="00FF420E">
              <w:rPr>
                <w:webHidden/>
              </w:rPr>
              <w:tab/>
            </w:r>
            <w:r w:rsidR="00FF420E">
              <w:rPr>
                <w:webHidden/>
              </w:rPr>
              <w:fldChar w:fldCharType="begin"/>
            </w:r>
            <w:r w:rsidR="00FF420E">
              <w:rPr>
                <w:webHidden/>
              </w:rPr>
              <w:instrText xml:space="preserve"> PAGEREF _Toc40901016 \h </w:instrText>
            </w:r>
            <w:r w:rsidR="00FF420E">
              <w:rPr>
                <w:webHidden/>
              </w:rPr>
            </w:r>
            <w:r w:rsidR="00FF420E">
              <w:rPr>
                <w:webHidden/>
              </w:rPr>
              <w:fldChar w:fldCharType="separate"/>
            </w:r>
            <w:r w:rsidR="00FF420E">
              <w:rPr>
                <w:webHidden/>
              </w:rPr>
              <w:t>30</w:t>
            </w:r>
            <w:r w:rsidR="00FF420E">
              <w:rPr>
                <w:webHidden/>
              </w:rPr>
              <w:fldChar w:fldCharType="end"/>
            </w:r>
          </w:hyperlink>
        </w:p>
        <w:p w14:paraId="03F16F30" w14:textId="711BCCEE" w:rsidR="00FF420E" w:rsidRDefault="003A632C">
          <w:pPr>
            <w:pStyle w:val="TOC3"/>
            <w:rPr>
              <w:rFonts w:asciiTheme="minorHAnsi" w:hAnsiTheme="minorHAnsi"/>
              <w:sz w:val="21"/>
              <w:szCs w:val="22"/>
            </w:rPr>
          </w:pPr>
          <w:hyperlink w:anchor="_Toc40901017" w:history="1">
            <w:r w:rsidR="00FF420E" w:rsidRPr="00AE1ADB">
              <w:rPr>
                <w:rStyle w:val="afb"/>
                <w:rFonts w:ascii="黑体" w:eastAsia="黑体" w:hAnsi="黑体"/>
              </w:rPr>
              <w:t>5.2.2 板块详情页</w:t>
            </w:r>
            <w:r w:rsidR="00FF420E">
              <w:rPr>
                <w:webHidden/>
              </w:rPr>
              <w:tab/>
            </w:r>
            <w:r w:rsidR="00FF420E">
              <w:rPr>
                <w:webHidden/>
              </w:rPr>
              <w:fldChar w:fldCharType="begin"/>
            </w:r>
            <w:r w:rsidR="00FF420E">
              <w:rPr>
                <w:webHidden/>
              </w:rPr>
              <w:instrText xml:space="preserve"> PAGEREF _Toc40901017 \h </w:instrText>
            </w:r>
            <w:r w:rsidR="00FF420E">
              <w:rPr>
                <w:webHidden/>
              </w:rPr>
            </w:r>
            <w:r w:rsidR="00FF420E">
              <w:rPr>
                <w:webHidden/>
              </w:rPr>
              <w:fldChar w:fldCharType="separate"/>
            </w:r>
            <w:r w:rsidR="00FF420E">
              <w:rPr>
                <w:webHidden/>
              </w:rPr>
              <w:t>30</w:t>
            </w:r>
            <w:r w:rsidR="00FF420E">
              <w:rPr>
                <w:webHidden/>
              </w:rPr>
              <w:fldChar w:fldCharType="end"/>
            </w:r>
          </w:hyperlink>
        </w:p>
        <w:p w14:paraId="60433EF4" w14:textId="55A17A3E" w:rsidR="00FF420E" w:rsidRDefault="003A632C">
          <w:pPr>
            <w:pStyle w:val="TOC3"/>
            <w:rPr>
              <w:rFonts w:asciiTheme="minorHAnsi" w:hAnsiTheme="minorHAnsi"/>
              <w:sz w:val="21"/>
              <w:szCs w:val="22"/>
            </w:rPr>
          </w:pPr>
          <w:hyperlink w:anchor="_Toc40901018" w:history="1">
            <w:r w:rsidR="00FF420E" w:rsidRPr="00AE1ADB">
              <w:rPr>
                <w:rStyle w:val="afb"/>
                <w:rFonts w:ascii="黑体" w:eastAsia="黑体" w:hAnsi="黑体"/>
              </w:rPr>
              <w:t>5.2.3 文章内容展示页</w:t>
            </w:r>
            <w:r w:rsidR="00FF420E">
              <w:rPr>
                <w:webHidden/>
              </w:rPr>
              <w:tab/>
            </w:r>
            <w:r w:rsidR="00FF420E">
              <w:rPr>
                <w:webHidden/>
              </w:rPr>
              <w:fldChar w:fldCharType="begin"/>
            </w:r>
            <w:r w:rsidR="00FF420E">
              <w:rPr>
                <w:webHidden/>
              </w:rPr>
              <w:instrText xml:space="preserve"> PAGEREF _Toc40901018 \h </w:instrText>
            </w:r>
            <w:r w:rsidR="00FF420E">
              <w:rPr>
                <w:webHidden/>
              </w:rPr>
            </w:r>
            <w:r w:rsidR="00FF420E">
              <w:rPr>
                <w:webHidden/>
              </w:rPr>
              <w:fldChar w:fldCharType="separate"/>
            </w:r>
            <w:r w:rsidR="00FF420E">
              <w:rPr>
                <w:webHidden/>
              </w:rPr>
              <w:t>31</w:t>
            </w:r>
            <w:r w:rsidR="00FF420E">
              <w:rPr>
                <w:webHidden/>
              </w:rPr>
              <w:fldChar w:fldCharType="end"/>
            </w:r>
          </w:hyperlink>
        </w:p>
        <w:p w14:paraId="0ED31187" w14:textId="435F23C7" w:rsidR="00FF420E" w:rsidRDefault="003A632C">
          <w:pPr>
            <w:pStyle w:val="TOC3"/>
            <w:rPr>
              <w:rFonts w:asciiTheme="minorHAnsi" w:hAnsiTheme="minorHAnsi"/>
              <w:sz w:val="21"/>
              <w:szCs w:val="22"/>
            </w:rPr>
          </w:pPr>
          <w:hyperlink w:anchor="_Toc40901019" w:history="1">
            <w:r w:rsidR="00FF420E" w:rsidRPr="00AE1ADB">
              <w:rPr>
                <w:rStyle w:val="afb"/>
                <w:rFonts w:ascii="黑体" w:eastAsia="黑体" w:hAnsi="黑体"/>
              </w:rPr>
              <w:t>5.2.4 多级评论展示</w:t>
            </w:r>
            <w:r w:rsidR="00FF420E">
              <w:rPr>
                <w:webHidden/>
              </w:rPr>
              <w:tab/>
            </w:r>
            <w:r w:rsidR="00FF420E">
              <w:rPr>
                <w:webHidden/>
              </w:rPr>
              <w:fldChar w:fldCharType="begin"/>
            </w:r>
            <w:r w:rsidR="00FF420E">
              <w:rPr>
                <w:webHidden/>
              </w:rPr>
              <w:instrText xml:space="preserve"> PAGEREF _Toc40901019 \h </w:instrText>
            </w:r>
            <w:r w:rsidR="00FF420E">
              <w:rPr>
                <w:webHidden/>
              </w:rPr>
            </w:r>
            <w:r w:rsidR="00FF420E">
              <w:rPr>
                <w:webHidden/>
              </w:rPr>
              <w:fldChar w:fldCharType="separate"/>
            </w:r>
            <w:r w:rsidR="00FF420E">
              <w:rPr>
                <w:webHidden/>
              </w:rPr>
              <w:t>32</w:t>
            </w:r>
            <w:r w:rsidR="00FF420E">
              <w:rPr>
                <w:webHidden/>
              </w:rPr>
              <w:fldChar w:fldCharType="end"/>
            </w:r>
          </w:hyperlink>
        </w:p>
        <w:p w14:paraId="52541752" w14:textId="30AFCE9F" w:rsidR="00FF420E" w:rsidRDefault="003A632C">
          <w:pPr>
            <w:pStyle w:val="TOC3"/>
            <w:rPr>
              <w:rFonts w:asciiTheme="minorHAnsi" w:hAnsiTheme="minorHAnsi"/>
              <w:sz w:val="21"/>
              <w:szCs w:val="22"/>
            </w:rPr>
          </w:pPr>
          <w:hyperlink w:anchor="_Toc40901020" w:history="1">
            <w:r w:rsidR="00FF420E" w:rsidRPr="00AE1ADB">
              <w:rPr>
                <w:rStyle w:val="afb"/>
                <w:rFonts w:ascii="黑体" w:eastAsia="黑体" w:hAnsi="黑体"/>
              </w:rPr>
              <w:t>5.2.5用户中心页面</w:t>
            </w:r>
            <w:r w:rsidR="00FF420E">
              <w:rPr>
                <w:webHidden/>
              </w:rPr>
              <w:tab/>
            </w:r>
            <w:r w:rsidR="00FF420E">
              <w:rPr>
                <w:webHidden/>
              </w:rPr>
              <w:fldChar w:fldCharType="begin"/>
            </w:r>
            <w:r w:rsidR="00FF420E">
              <w:rPr>
                <w:webHidden/>
              </w:rPr>
              <w:instrText xml:space="preserve"> PAGEREF _Toc40901020 \h </w:instrText>
            </w:r>
            <w:r w:rsidR="00FF420E">
              <w:rPr>
                <w:webHidden/>
              </w:rPr>
            </w:r>
            <w:r w:rsidR="00FF420E">
              <w:rPr>
                <w:webHidden/>
              </w:rPr>
              <w:fldChar w:fldCharType="separate"/>
            </w:r>
            <w:r w:rsidR="00FF420E">
              <w:rPr>
                <w:webHidden/>
              </w:rPr>
              <w:t>33</w:t>
            </w:r>
            <w:r w:rsidR="00FF420E">
              <w:rPr>
                <w:webHidden/>
              </w:rPr>
              <w:fldChar w:fldCharType="end"/>
            </w:r>
          </w:hyperlink>
        </w:p>
        <w:p w14:paraId="7F0F963A" w14:textId="2E97229D" w:rsidR="00FF420E" w:rsidRDefault="003A632C">
          <w:pPr>
            <w:pStyle w:val="TOC3"/>
            <w:rPr>
              <w:rFonts w:asciiTheme="minorHAnsi" w:hAnsiTheme="minorHAnsi"/>
              <w:sz w:val="21"/>
              <w:szCs w:val="22"/>
            </w:rPr>
          </w:pPr>
          <w:hyperlink w:anchor="_Toc40901021" w:history="1">
            <w:r w:rsidR="00FF420E" w:rsidRPr="00AE1ADB">
              <w:rPr>
                <w:rStyle w:val="afb"/>
                <w:rFonts w:ascii="黑体" w:eastAsia="黑体" w:hAnsi="黑体"/>
              </w:rPr>
              <w:t>5.2.6用户主页</w:t>
            </w:r>
            <w:r w:rsidR="00FF420E">
              <w:rPr>
                <w:webHidden/>
              </w:rPr>
              <w:tab/>
            </w:r>
            <w:r w:rsidR="00FF420E">
              <w:rPr>
                <w:webHidden/>
              </w:rPr>
              <w:fldChar w:fldCharType="begin"/>
            </w:r>
            <w:r w:rsidR="00FF420E">
              <w:rPr>
                <w:webHidden/>
              </w:rPr>
              <w:instrText xml:space="preserve"> PAGEREF _Toc40901021 \h </w:instrText>
            </w:r>
            <w:r w:rsidR="00FF420E">
              <w:rPr>
                <w:webHidden/>
              </w:rPr>
            </w:r>
            <w:r w:rsidR="00FF420E">
              <w:rPr>
                <w:webHidden/>
              </w:rPr>
              <w:fldChar w:fldCharType="separate"/>
            </w:r>
            <w:r w:rsidR="00FF420E">
              <w:rPr>
                <w:webHidden/>
              </w:rPr>
              <w:t>34</w:t>
            </w:r>
            <w:r w:rsidR="00FF420E">
              <w:rPr>
                <w:webHidden/>
              </w:rPr>
              <w:fldChar w:fldCharType="end"/>
            </w:r>
          </w:hyperlink>
        </w:p>
        <w:p w14:paraId="14032F6D" w14:textId="45820679" w:rsidR="00FF420E" w:rsidRDefault="003A632C">
          <w:pPr>
            <w:pStyle w:val="TOC3"/>
            <w:rPr>
              <w:rFonts w:asciiTheme="minorHAnsi" w:hAnsiTheme="minorHAnsi"/>
              <w:sz w:val="21"/>
              <w:szCs w:val="22"/>
            </w:rPr>
          </w:pPr>
          <w:hyperlink w:anchor="_Toc40901022" w:history="1">
            <w:r w:rsidR="00FF420E" w:rsidRPr="00AE1ADB">
              <w:rPr>
                <w:rStyle w:val="afb"/>
                <w:rFonts w:ascii="黑体" w:eastAsia="黑体" w:hAnsi="黑体"/>
              </w:rPr>
              <w:t>5.2.7用户信息修改页</w:t>
            </w:r>
            <w:r w:rsidR="00FF420E">
              <w:rPr>
                <w:webHidden/>
              </w:rPr>
              <w:tab/>
            </w:r>
            <w:r w:rsidR="00FF420E">
              <w:rPr>
                <w:webHidden/>
              </w:rPr>
              <w:fldChar w:fldCharType="begin"/>
            </w:r>
            <w:r w:rsidR="00FF420E">
              <w:rPr>
                <w:webHidden/>
              </w:rPr>
              <w:instrText xml:space="preserve"> PAGEREF _Toc40901022 \h </w:instrText>
            </w:r>
            <w:r w:rsidR="00FF420E">
              <w:rPr>
                <w:webHidden/>
              </w:rPr>
            </w:r>
            <w:r w:rsidR="00FF420E">
              <w:rPr>
                <w:webHidden/>
              </w:rPr>
              <w:fldChar w:fldCharType="separate"/>
            </w:r>
            <w:r w:rsidR="00FF420E">
              <w:rPr>
                <w:webHidden/>
              </w:rPr>
              <w:t>35</w:t>
            </w:r>
            <w:r w:rsidR="00FF420E">
              <w:rPr>
                <w:webHidden/>
              </w:rPr>
              <w:fldChar w:fldCharType="end"/>
            </w:r>
          </w:hyperlink>
        </w:p>
        <w:p w14:paraId="593F21EB" w14:textId="7F10AEB1" w:rsidR="00FF420E" w:rsidRDefault="003A632C">
          <w:pPr>
            <w:pStyle w:val="TOC3"/>
            <w:rPr>
              <w:rFonts w:asciiTheme="minorHAnsi" w:hAnsiTheme="minorHAnsi"/>
              <w:sz w:val="21"/>
              <w:szCs w:val="22"/>
            </w:rPr>
          </w:pPr>
          <w:hyperlink w:anchor="_Toc40901023" w:history="1">
            <w:r w:rsidR="00FF420E" w:rsidRPr="00AE1ADB">
              <w:rPr>
                <w:rStyle w:val="afb"/>
                <w:rFonts w:ascii="黑体" w:eastAsia="黑体" w:hAnsi="黑体"/>
              </w:rPr>
              <w:t>5.2.8站内消息显示页面</w:t>
            </w:r>
            <w:r w:rsidR="00FF420E">
              <w:rPr>
                <w:webHidden/>
              </w:rPr>
              <w:tab/>
            </w:r>
            <w:r w:rsidR="00FF420E">
              <w:rPr>
                <w:webHidden/>
              </w:rPr>
              <w:fldChar w:fldCharType="begin"/>
            </w:r>
            <w:r w:rsidR="00FF420E">
              <w:rPr>
                <w:webHidden/>
              </w:rPr>
              <w:instrText xml:space="preserve"> PAGEREF _Toc40901023 \h </w:instrText>
            </w:r>
            <w:r w:rsidR="00FF420E">
              <w:rPr>
                <w:webHidden/>
              </w:rPr>
            </w:r>
            <w:r w:rsidR="00FF420E">
              <w:rPr>
                <w:webHidden/>
              </w:rPr>
              <w:fldChar w:fldCharType="separate"/>
            </w:r>
            <w:r w:rsidR="00FF420E">
              <w:rPr>
                <w:webHidden/>
              </w:rPr>
              <w:t>35</w:t>
            </w:r>
            <w:r w:rsidR="00FF420E">
              <w:rPr>
                <w:webHidden/>
              </w:rPr>
              <w:fldChar w:fldCharType="end"/>
            </w:r>
          </w:hyperlink>
        </w:p>
        <w:p w14:paraId="66050C7C" w14:textId="0EADD4BC" w:rsidR="00FF420E" w:rsidRDefault="003A632C">
          <w:pPr>
            <w:pStyle w:val="TOC1"/>
            <w:tabs>
              <w:tab w:val="right" w:leader="dot" w:pos="9344"/>
            </w:tabs>
            <w:rPr>
              <w:noProof/>
            </w:rPr>
          </w:pPr>
          <w:hyperlink w:anchor="_Toc40901024" w:history="1">
            <w:r w:rsidR="00FF420E" w:rsidRPr="00AE1ADB">
              <w:rPr>
                <w:rStyle w:val="afb"/>
                <w:rFonts w:ascii="黑体" w:eastAsia="黑体" w:hAnsi="黑体"/>
                <w:bCs/>
                <w:noProof/>
              </w:rPr>
              <w:t>结束语</w:t>
            </w:r>
            <w:r w:rsidR="00FF420E">
              <w:rPr>
                <w:noProof/>
                <w:webHidden/>
              </w:rPr>
              <w:tab/>
            </w:r>
            <w:r w:rsidR="00FF420E">
              <w:rPr>
                <w:noProof/>
                <w:webHidden/>
              </w:rPr>
              <w:fldChar w:fldCharType="begin"/>
            </w:r>
            <w:r w:rsidR="00FF420E">
              <w:rPr>
                <w:noProof/>
                <w:webHidden/>
              </w:rPr>
              <w:instrText xml:space="preserve"> PAGEREF _Toc40901024 \h </w:instrText>
            </w:r>
            <w:r w:rsidR="00FF420E">
              <w:rPr>
                <w:noProof/>
                <w:webHidden/>
              </w:rPr>
            </w:r>
            <w:r w:rsidR="00FF420E">
              <w:rPr>
                <w:noProof/>
                <w:webHidden/>
              </w:rPr>
              <w:fldChar w:fldCharType="separate"/>
            </w:r>
            <w:r w:rsidR="00FF420E">
              <w:rPr>
                <w:noProof/>
                <w:webHidden/>
              </w:rPr>
              <w:t>36</w:t>
            </w:r>
            <w:r w:rsidR="00FF420E">
              <w:rPr>
                <w:noProof/>
                <w:webHidden/>
              </w:rPr>
              <w:fldChar w:fldCharType="end"/>
            </w:r>
          </w:hyperlink>
        </w:p>
        <w:p w14:paraId="6ABCE243" w14:textId="0BFDC1B7" w:rsidR="00FF420E" w:rsidRDefault="003A632C">
          <w:pPr>
            <w:pStyle w:val="TOC1"/>
            <w:tabs>
              <w:tab w:val="right" w:leader="dot" w:pos="9344"/>
            </w:tabs>
            <w:rPr>
              <w:noProof/>
            </w:rPr>
          </w:pPr>
          <w:hyperlink w:anchor="_Toc40901025" w:history="1">
            <w:r w:rsidR="00FF420E" w:rsidRPr="00AE1ADB">
              <w:rPr>
                <w:rStyle w:val="afb"/>
                <w:rFonts w:ascii="黑体" w:eastAsia="黑体" w:hAnsi="黑体"/>
                <w:bCs/>
                <w:noProof/>
              </w:rPr>
              <w:t>参考文献</w:t>
            </w:r>
            <w:r w:rsidR="00FF420E">
              <w:rPr>
                <w:noProof/>
                <w:webHidden/>
              </w:rPr>
              <w:tab/>
            </w:r>
            <w:r w:rsidR="00FF420E">
              <w:rPr>
                <w:noProof/>
                <w:webHidden/>
              </w:rPr>
              <w:fldChar w:fldCharType="begin"/>
            </w:r>
            <w:r w:rsidR="00FF420E">
              <w:rPr>
                <w:noProof/>
                <w:webHidden/>
              </w:rPr>
              <w:instrText xml:space="preserve"> PAGEREF _Toc40901025 \h </w:instrText>
            </w:r>
            <w:r w:rsidR="00FF420E">
              <w:rPr>
                <w:noProof/>
                <w:webHidden/>
              </w:rPr>
            </w:r>
            <w:r w:rsidR="00FF420E">
              <w:rPr>
                <w:noProof/>
                <w:webHidden/>
              </w:rPr>
              <w:fldChar w:fldCharType="separate"/>
            </w:r>
            <w:r w:rsidR="00FF420E">
              <w:rPr>
                <w:noProof/>
                <w:webHidden/>
              </w:rPr>
              <w:t>37</w:t>
            </w:r>
            <w:r w:rsidR="00FF420E">
              <w:rPr>
                <w:noProof/>
                <w:webHidden/>
              </w:rPr>
              <w:fldChar w:fldCharType="end"/>
            </w:r>
          </w:hyperlink>
        </w:p>
        <w:p w14:paraId="6B410FC9" w14:textId="43A53509" w:rsidR="00FF420E" w:rsidRDefault="003A632C">
          <w:pPr>
            <w:pStyle w:val="TOC1"/>
            <w:tabs>
              <w:tab w:val="right" w:leader="dot" w:pos="9344"/>
            </w:tabs>
            <w:rPr>
              <w:noProof/>
            </w:rPr>
          </w:pPr>
          <w:hyperlink w:anchor="_Toc40901026" w:history="1">
            <w:r w:rsidR="00FF420E" w:rsidRPr="00AE1ADB">
              <w:rPr>
                <w:rStyle w:val="afb"/>
                <w:rFonts w:ascii="黑体" w:eastAsia="黑体" w:hAnsi="黑体"/>
                <w:bCs/>
                <w:noProof/>
              </w:rPr>
              <w:t>致谢</w:t>
            </w:r>
            <w:r w:rsidR="00FF420E">
              <w:rPr>
                <w:noProof/>
                <w:webHidden/>
              </w:rPr>
              <w:tab/>
            </w:r>
            <w:r w:rsidR="00FF420E">
              <w:rPr>
                <w:noProof/>
                <w:webHidden/>
              </w:rPr>
              <w:fldChar w:fldCharType="begin"/>
            </w:r>
            <w:r w:rsidR="00FF420E">
              <w:rPr>
                <w:noProof/>
                <w:webHidden/>
              </w:rPr>
              <w:instrText xml:space="preserve"> PAGEREF _Toc40901026 \h </w:instrText>
            </w:r>
            <w:r w:rsidR="00FF420E">
              <w:rPr>
                <w:noProof/>
                <w:webHidden/>
              </w:rPr>
            </w:r>
            <w:r w:rsidR="00FF420E">
              <w:rPr>
                <w:noProof/>
                <w:webHidden/>
              </w:rPr>
              <w:fldChar w:fldCharType="separate"/>
            </w:r>
            <w:r w:rsidR="00FF420E">
              <w:rPr>
                <w:noProof/>
                <w:webHidden/>
              </w:rPr>
              <w:t>38</w:t>
            </w:r>
            <w:r w:rsidR="00FF420E">
              <w:rPr>
                <w:noProof/>
                <w:webHidden/>
              </w:rPr>
              <w:fldChar w:fldCharType="end"/>
            </w:r>
          </w:hyperlink>
        </w:p>
        <w:p w14:paraId="49FF2827" w14:textId="77777777" w:rsidR="00D4736F" w:rsidRPr="000E6193" w:rsidRDefault="00D4736F">
          <w:pPr>
            <w:ind w:firstLine="482"/>
            <w:rPr>
              <w:rFonts w:asciiTheme="minorEastAsia" w:hAnsiTheme="minorEastAsia"/>
              <w:szCs w:val="21"/>
            </w:rPr>
          </w:pPr>
          <w:r w:rsidRPr="000E6193">
            <w:rPr>
              <w:rFonts w:asciiTheme="minorEastAsia" w:hAnsiTheme="minorEastAsia"/>
              <w:b/>
              <w:bCs/>
              <w:szCs w:val="21"/>
              <w:lang w:val="zh-CN"/>
            </w:rPr>
            <w:fldChar w:fldCharType="end"/>
          </w:r>
        </w:p>
      </w:sdtContent>
    </w:sdt>
    <w:p w14:paraId="5CB44176" w14:textId="77777777" w:rsidR="00D4736F" w:rsidRDefault="00D4736F" w:rsidP="009F7062">
      <w:pPr>
        <w:pStyle w:val="1"/>
        <w:spacing w:beforeLines="100" w:before="286" w:afterLines="100" w:after="286" w:line="360" w:lineRule="exact"/>
        <w:ind w:firstLine="560"/>
        <w:jc w:val="center"/>
        <w:rPr>
          <w:rFonts w:ascii="黑体" w:eastAsia="黑体" w:hAnsi="黑体"/>
          <w:b w:val="0"/>
          <w:sz w:val="28"/>
          <w:szCs w:val="28"/>
        </w:rPr>
        <w:sectPr w:rsidR="00D4736F" w:rsidSect="0080118C">
          <w:footerReference w:type="default" r:id="rId15"/>
          <w:pgSz w:w="11906" w:h="16838"/>
          <w:pgMar w:top="1418" w:right="1134" w:bottom="1134" w:left="1134" w:header="851" w:footer="992" w:gutter="284"/>
          <w:pgNumType w:fmt="upperRoman" w:start="1"/>
          <w:cols w:space="425"/>
          <w:docGrid w:type="lines" w:linePitch="286"/>
        </w:sectPr>
      </w:pPr>
    </w:p>
    <w:p w14:paraId="0A403392" w14:textId="77777777" w:rsidR="00C76B89" w:rsidRPr="00D4736F" w:rsidRDefault="00D4736F" w:rsidP="00D4736F">
      <w:pPr>
        <w:pStyle w:val="1"/>
        <w:spacing w:before="800" w:after="400" w:line="400" w:lineRule="exact"/>
        <w:jc w:val="center"/>
        <w:rPr>
          <w:rFonts w:ascii="黑体" w:eastAsia="黑体" w:hAnsi="黑体"/>
          <w:b w:val="0"/>
          <w:sz w:val="30"/>
          <w:szCs w:val="30"/>
        </w:rPr>
      </w:pPr>
      <w:bookmarkStart w:id="1" w:name="_Toc40900972"/>
      <w:r w:rsidRPr="00D4736F">
        <w:rPr>
          <w:rFonts w:ascii="黑体" w:eastAsia="黑体" w:hAnsi="黑体" w:hint="eastAsia"/>
          <w:b w:val="0"/>
          <w:sz w:val="30"/>
          <w:szCs w:val="30"/>
        </w:rPr>
        <w:lastRenderedPageBreak/>
        <w:t>1</w:t>
      </w:r>
      <w:r w:rsidRPr="00D4736F">
        <w:rPr>
          <w:rFonts w:ascii="黑体" w:eastAsia="黑体" w:hAnsi="黑体"/>
          <w:b w:val="0"/>
          <w:sz w:val="30"/>
          <w:szCs w:val="30"/>
        </w:rPr>
        <w:t xml:space="preserve"> </w:t>
      </w:r>
      <w:r w:rsidRPr="00D4736F">
        <w:rPr>
          <w:rFonts w:ascii="黑体" w:eastAsia="黑体" w:hAnsi="黑体" w:hint="eastAsia"/>
          <w:b w:val="0"/>
          <w:sz w:val="30"/>
          <w:szCs w:val="30"/>
        </w:rPr>
        <w:t>绪论</w:t>
      </w:r>
      <w:bookmarkEnd w:id="0"/>
      <w:bookmarkEnd w:id="1"/>
    </w:p>
    <w:p w14:paraId="5C072A80" w14:textId="77777777" w:rsidR="00C76B89" w:rsidRPr="00D4736F" w:rsidRDefault="00C76B89" w:rsidP="00736E9F">
      <w:pPr>
        <w:pStyle w:val="2"/>
      </w:pPr>
      <w:bookmarkStart w:id="2" w:name="_Toc483089444"/>
      <w:bookmarkStart w:id="3" w:name="_Toc40900973"/>
      <w:r w:rsidRPr="00D4736F">
        <w:rPr>
          <w:rFonts w:hint="eastAsia"/>
        </w:rPr>
        <w:t>1.1</w:t>
      </w:r>
      <w:r w:rsidR="0012672D" w:rsidRPr="00D4736F">
        <w:rPr>
          <w:rFonts w:hint="eastAsia"/>
        </w:rPr>
        <w:t xml:space="preserve"> </w:t>
      </w:r>
      <w:r w:rsidRPr="00D4736F">
        <w:rPr>
          <w:rFonts w:hint="eastAsia"/>
        </w:rPr>
        <w:t>系统开发背景</w:t>
      </w:r>
      <w:bookmarkEnd w:id="2"/>
      <w:bookmarkEnd w:id="3"/>
    </w:p>
    <w:p w14:paraId="19F64EC3" w14:textId="77777777" w:rsidR="00F36E41" w:rsidRDefault="00C76B89" w:rsidP="00F569F2">
      <w:pPr>
        <w:pStyle w:val="aff6"/>
        <w:ind w:firstLine="480"/>
      </w:pPr>
      <w:r w:rsidRPr="00B77796">
        <w:t>随着</w:t>
      </w:r>
      <w:r w:rsidR="00F36E41">
        <w:rPr>
          <w:rFonts w:hint="eastAsia"/>
        </w:rPr>
        <w:t>Internet</w:t>
      </w:r>
      <w:r w:rsidRPr="00B77796">
        <w:t>的</w:t>
      </w:r>
      <w:r w:rsidR="00F36E41">
        <w:rPr>
          <w:rFonts w:hint="eastAsia"/>
        </w:rPr>
        <w:t>飞速</w:t>
      </w:r>
      <w:r w:rsidRPr="00B77796">
        <w:t>发展，</w:t>
      </w:r>
      <w:r w:rsidR="00F36E41">
        <w:rPr>
          <w:rFonts w:hint="eastAsia"/>
        </w:rPr>
        <w:t>互联网时代来临</w:t>
      </w:r>
      <w:r w:rsidRPr="00B77796">
        <w:rPr>
          <w:rFonts w:hint="eastAsia"/>
        </w:rPr>
        <w:t>，</w:t>
      </w:r>
      <w:r w:rsidR="00F36E41">
        <w:rPr>
          <w:rFonts w:hint="eastAsia"/>
        </w:rPr>
        <w:t>人们交流的方式越来越方便，各种网络信息发布平台应运而出。</w:t>
      </w:r>
      <w:r w:rsidR="001D0574">
        <w:rPr>
          <w:rFonts w:hint="eastAsia"/>
        </w:rPr>
        <w:t>20</w:t>
      </w:r>
      <w:r w:rsidR="001D0574">
        <w:rPr>
          <w:rFonts w:hint="eastAsia"/>
        </w:rPr>
        <w:t>世纪</w:t>
      </w:r>
      <w:r w:rsidR="001D0574">
        <w:rPr>
          <w:rFonts w:hint="eastAsia"/>
        </w:rPr>
        <w:t>90</w:t>
      </w:r>
      <w:r w:rsidR="001D0574">
        <w:rPr>
          <w:rFonts w:hint="eastAsia"/>
        </w:rPr>
        <w:t>年代，中文论坛以惊人的速度发展起来，最为引人注目的是以民间力量主导的天涯论坛和以政府力量主导的人民网强国论坛。此二者均在</w:t>
      </w:r>
      <w:r w:rsidR="001D0574">
        <w:rPr>
          <w:rFonts w:hint="eastAsia"/>
        </w:rPr>
        <w:t>20</w:t>
      </w:r>
      <w:r w:rsidR="001D0574">
        <w:rPr>
          <w:rFonts w:hint="eastAsia"/>
        </w:rPr>
        <w:t>多年之后成为互联网重量级的意见表达渠道和对话平台。</w:t>
      </w:r>
      <w:r w:rsidR="00381756">
        <w:rPr>
          <w:rFonts w:hint="eastAsia"/>
        </w:rPr>
        <w:t>近年来，天涯网江河日下，网络论坛逐渐变为业余、小众人员的具有相同交流主题的信息交互服务。</w:t>
      </w:r>
      <w:r w:rsidR="008A7487">
        <w:rPr>
          <w:rFonts w:hint="eastAsia"/>
        </w:rPr>
        <w:t>由于网络论坛的交流时空异步性，对于具有同一兴趣爱好或者同一圈子的人员</w:t>
      </w:r>
      <w:r w:rsidR="007E085F">
        <w:rPr>
          <w:rFonts w:hint="eastAsia"/>
        </w:rPr>
        <w:t>之间的</w:t>
      </w:r>
      <w:r w:rsidR="008A7487">
        <w:rPr>
          <w:rFonts w:hint="eastAsia"/>
        </w:rPr>
        <w:t>信息交互</w:t>
      </w:r>
      <w:r w:rsidR="007E085F">
        <w:rPr>
          <w:rFonts w:hint="eastAsia"/>
        </w:rPr>
        <w:t>极为便利。以百度贴吧为例，每一个贴吧就是一个主题，每一个主题下聚拢了大量对此关注的人员。截至到</w:t>
      </w:r>
      <w:r w:rsidR="007E085F">
        <w:rPr>
          <w:rFonts w:hint="eastAsia"/>
        </w:rPr>
        <w:t>2019</w:t>
      </w:r>
      <w:r w:rsidR="007E085F">
        <w:rPr>
          <w:rFonts w:hint="eastAsia"/>
        </w:rPr>
        <w:t>年，贴吧用户仍居高不下，活跃用户高达</w:t>
      </w:r>
      <w:r w:rsidR="007E085F">
        <w:rPr>
          <w:rFonts w:hint="eastAsia"/>
        </w:rPr>
        <w:t>3</w:t>
      </w:r>
      <w:r w:rsidR="007E085F">
        <w:rPr>
          <w:rFonts w:hint="eastAsia"/>
        </w:rPr>
        <w:t>亿。由此可见，针对某一兴趣，以某一圈子为基点开发的论坛服务仍旧大有可为。</w:t>
      </w:r>
    </w:p>
    <w:p w14:paraId="193855A6" w14:textId="77777777" w:rsidR="00C76B89" w:rsidRPr="00D4736F" w:rsidRDefault="00C76B89" w:rsidP="00736E9F">
      <w:pPr>
        <w:pStyle w:val="2"/>
      </w:pPr>
      <w:bookmarkStart w:id="4" w:name="_Toc483089445"/>
      <w:bookmarkStart w:id="5" w:name="_Toc40900974"/>
      <w:r w:rsidRPr="00D4736F">
        <w:rPr>
          <w:rFonts w:hint="eastAsia"/>
        </w:rPr>
        <w:t>1.2</w:t>
      </w:r>
      <w:r w:rsidR="0012672D" w:rsidRPr="00D4736F">
        <w:rPr>
          <w:rFonts w:hint="eastAsia"/>
        </w:rPr>
        <w:t xml:space="preserve"> </w:t>
      </w:r>
      <w:r w:rsidRPr="00D4736F">
        <w:rPr>
          <w:rFonts w:hint="eastAsia"/>
        </w:rPr>
        <w:t>系统开发意义</w:t>
      </w:r>
      <w:bookmarkEnd w:id="4"/>
      <w:bookmarkEnd w:id="5"/>
    </w:p>
    <w:p w14:paraId="213A8DBC" w14:textId="77777777" w:rsidR="00C76B89" w:rsidRDefault="00F15DA1" w:rsidP="00F569F2">
      <w:pPr>
        <w:pStyle w:val="aff6"/>
        <w:ind w:firstLine="480"/>
      </w:pPr>
      <w:r>
        <w:rPr>
          <w:rFonts w:hint="eastAsia"/>
        </w:rPr>
        <w:t>近年来，网络游戏越来越成为人们放松和排解压力的娱乐方式。于此同时，游戏周边服务也变得越来越重要</w:t>
      </w:r>
      <w:r w:rsidR="00270AF4">
        <w:rPr>
          <w:rFonts w:hint="eastAsia"/>
        </w:rPr>
        <w:t>。一个完善的游戏交流平台，可以提高游戏受众的娱乐氛围，保证游戏的长久运行。不仅如此，当游戏受众遇到游戏中的问题时，或者有好的想法或者遭遇，一个分享的渠道必不可少。游戏论坛对于以上问题就具有重要意义，相关游戏论坛的出现可以更加方便的让游戏受众互动交流，解决在游戏中遇到的问题。因此，本系统的设计与实现有着很重要的现实意义。</w:t>
      </w:r>
    </w:p>
    <w:p w14:paraId="5E5C2343" w14:textId="77777777" w:rsidR="00C76B89" w:rsidRDefault="00C76B89" w:rsidP="00736E9F">
      <w:pPr>
        <w:pStyle w:val="2"/>
      </w:pPr>
      <w:bookmarkStart w:id="6" w:name="_Toc483089446"/>
      <w:bookmarkStart w:id="7" w:name="_Toc40900975"/>
      <w:r w:rsidRPr="000740F3">
        <w:rPr>
          <w:rFonts w:hint="eastAsia"/>
        </w:rPr>
        <w:t>1.</w:t>
      </w:r>
      <w:r>
        <w:rPr>
          <w:rFonts w:hint="eastAsia"/>
        </w:rPr>
        <w:t>3</w:t>
      </w:r>
      <w:r w:rsidR="0012672D">
        <w:rPr>
          <w:rFonts w:hint="eastAsia"/>
        </w:rPr>
        <w:t xml:space="preserve"> </w:t>
      </w:r>
      <w:r w:rsidRPr="000740F3">
        <w:rPr>
          <w:rFonts w:hint="eastAsia"/>
        </w:rPr>
        <w:t>系统</w:t>
      </w:r>
      <w:r>
        <w:rPr>
          <w:rFonts w:hint="eastAsia"/>
        </w:rPr>
        <w:t>基本设计概念</w:t>
      </w:r>
      <w:bookmarkEnd w:id="6"/>
      <w:bookmarkEnd w:id="7"/>
    </w:p>
    <w:p w14:paraId="12AA1708" w14:textId="2B381A1C" w:rsidR="00C76B89" w:rsidRPr="00BC650D" w:rsidRDefault="004078C4" w:rsidP="003F4459">
      <w:pPr>
        <w:pStyle w:val="aff6"/>
        <w:ind w:firstLine="480"/>
        <w:rPr>
          <w:rFonts w:ascii="宋体" w:hAnsi="宋体"/>
        </w:rPr>
      </w:pPr>
      <w:r>
        <w:rPr>
          <w:rFonts w:hint="eastAsia"/>
        </w:rPr>
        <w:t>本</w:t>
      </w:r>
      <w:r w:rsidR="008E5103">
        <w:rPr>
          <w:rFonts w:hint="eastAsia"/>
        </w:rPr>
        <w:t>论坛</w:t>
      </w:r>
      <w:r>
        <w:rPr>
          <w:rFonts w:hint="eastAsia"/>
        </w:rPr>
        <w:t>系统可</w:t>
      </w:r>
      <w:r w:rsidR="00C76B89" w:rsidRPr="003E586B">
        <w:rPr>
          <w:rFonts w:hint="eastAsia"/>
        </w:rPr>
        <w:t>分成</w:t>
      </w:r>
      <w:r w:rsidR="008E5103">
        <w:rPr>
          <w:rFonts w:hint="eastAsia"/>
        </w:rPr>
        <w:t>六</w:t>
      </w:r>
      <w:r>
        <w:rPr>
          <w:rFonts w:hint="eastAsia"/>
        </w:rPr>
        <w:t>大</w:t>
      </w:r>
      <w:r w:rsidR="00C76B89" w:rsidRPr="003E586B">
        <w:rPr>
          <w:rFonts w:hint="eastAsia"/>
        </w:rPr>
        <w:t>模块，</w:t>
      </w:r>
      <w:r w:rsidR="00BC650D">
        <w:rPr>
          <w:rFonts w:hint="eastAsia"/>
        </w:rPr>
        <w:t>各</w:t>
      </w:r>
      <w:r>
        <w:rPr>
          <w:rFonts w:hint="eastAsia"/>
        </w:rPr>
        <w:t>模块又有着自己的子模块。其中，各子模块并不是完全相</w:t>
      </w:r>
      <w:r w:rsidR="00C76B89" w:rsidRPr="003E586B">
        <w:rPr>
          <w:rFonts w:hint="eastAsia"/>
        </w:rPr>
        <w:t>互独立的，</w:t>
      </w:r>
      <w:r>
        <w:rPr>
          <w:rFonts w:hint="eastAsia"/>
        </w:rPr>
        <w:t>彼此间</w:t>
      </w:r>
      <w:r w:rsidR="00C76B89" w:rsidRPr="003E586B">
        <w:rPr>
          <w:rFonts w:hint="eastAsia"/>
        </w:rPr>
        <w:t>有着少量的联系，</w:t>
      </w:r>
      <w:r>
        <w:rPr>
          <w:rFonts w:hint="eastAsia"/>
        </w:rPr>
        <w:t>使得整个系统有良好的</w:t>
      </w:r>
      <w:r w:rsidRPr="003E586B">
        <w:rPr>
          <w:rFonts w:hint="eastAsia"/>
        </w:rPr>
        <w:t>高内聚低耦合性</w:t>
      </w:r>
      <w:r w:rsidR="00F15A7C">
        <w:rPr>
          <w:rFonts w:hint="eastAsia"/>
        </w:rPr>
        <w:t>，</w:t>
      </w:r>
      <w:r w:rsidR="00D93473">
        <w:rPr>
          <w:rFonts w:hint="eastAsia"/>
        </w:rPr>
        <w:t>本系统</w:t>
      </w:r>
      <w:r w:rsidR="008E5103">
        <w:rPr>
          <w:rFonts w:hint="eastAsia"/>
        </w:rPr>
        <w:t>使用</w:t>
      </w:r>
      <w:r w:rsidR="008E5103">
        <w:rPr>
          <w:rFonts w:hint="eastAsia"/>
        </w:rPr>
        <w:t>mavan</w:t>
      </w:r>
      <w:r w:rsidR="008E5103">
        <w:rPr>
          <w:rFonts w:hint="eastAsia"/>
        </w:rPr>
        <w:t>工具对模块进行整合。采用</w:t>
      </w:r>
      <w:r w:rsidR="00FF420E">
        <w:rPr>
          <w:rFonts w:hint="eastAsia"/>
        </w:rPr>
        <w:t>“瀑布模型”</w:t>
      </w:r>
      <w:r w:rsidR="008E5103">
        <w:rPr>
          <w:rFonts w:hint="eastAsia"/>
        </w:rPr>
        <w:t>的开发模型</w:t>
      </w:r>
      <w:r w:rsidR="00D93473">
        <w:rPr>
          <w:rFonts w:ascii="宋体" w:hAnsi="宋体" w:hint="eastAsia"/>
        </w:rPr>
        <w:t>，</w:t>
      </w:r>
      <w:r w:rsidR="0045717F">
        <w:rPr>
          <w:rFonts w:ascii="宋体" w:hAnsi="宋体" w:hint="eastAsia"/>
        </w:rPr>
        <w:t>具体过程</w:t>
      </w:r>
      <w:r w:rsidR="00C76B89">
        <w:rPr>
          <w:rFonts w:ascii="宋体" w:hAnsi="宋体" w:hint="eastAsia"/>
        </w:rPr>
        <w:t>如</w:t>
      </w:r>
      <w:r w:rsidR="00C76B89" w:rsidRPr="003E586B">
        <w:rPr>
          <w:rFonts w:ascii="宋体" w:hAnsi="宋体" w:hint="eastAsia"/>
        </w:rPr>
        <w:t>图</w:t>
      </w:r>
      <w:r w:rsidR="00C76B89">
        <w:rPr>
          <w:rFonts w:ascii="宋体" w:hAnsi="宋体" w:hint="eastAsia"/>
        </w:rPr>
        <w:t>1-1</w:t>
      </w:r>
      <w:r w:rsidR="00390CB1">
        <w:rPr>
          <w:rFonts w:ascii="宋体" w:hAnsi="宋体" w:hint="eastAsia"/>
        </w:rPr>
        <w:t>所示</w:t>
      </w:r>
      <w:r w:rsidR="00C76B89">
        <w:rPr>
          <w:rFonts w:ascii="宋体" w:hAnsi="宋体" w:hint="eastAsia"/>
        </w:rPr>
        <w:t>。</w:t>
      </w:r>
    </w:p>
    <w:p w14:paraId="224243DB" w14:textId="77777777" w:rsidR="00C76B89" w:rsidRDefault="008E5103" w:rsidP="00736E9F">
      <w:pPr>
        <w:pStyle w:val="a0"/>
        <w:ind w:firstLineChars="0" w:firstLine="0"/>
        <w:jc w:val="center"/>
        <w:rPr>
          <w:noProof/>
        </w:rPr>
      </w:pPr>
      <w:r>
        <w:rPr>
          <w:noProof/>
        </w:rPr>
        <w:lastRenderedPageBreak/>
        <w:drawing>
          <wp:inline distT="0" distB="0" distL="0" distR="0" wp14:anchorId="6A82E35B" wp14:editId="3A590608">
            <wp:extent cx="4408715" cy="22890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瀑布模型.png"/>
                    <pic:cNvPicPr/>
                  </pic:nvPicPr>
                  <pic:blipFill>
                    <a:blip r:embed="rId16">
                      <a:extLst>
                        <a:ext uri="{28A0092B-C50C-407E-A947-70E740481C1C}">
                          <a14:useLocalDpi xmlns:a14="http://schemas.microsoft.com/office/drawing/2010/main" val="0"/>
                        </a:ext>
                      </a:extLst>
                    </a:blip>
                    <a:stretch>
                      <a:fillRect/>
                    </a:stretch>
                  </pic:blipFill>
                  <pic:spPr>
                    <a:xfrm>
                      <a:off x="0" y="0"/>
                      <a:ext cx="4631120" cy="2404538"/>
                    </a:xfrm>
                    <a:prstGeom prst="rect">
                      <a:avLst/>
                    </a:prstGeom>
                  </pic:spPr>
                </pic:pic>
              </a:graphicData>
            </a:graphic>
          </wp:inline>
        </w:drawing>
      </w:r>
    </w:p>
    <w:p w14:paraId="6331FA01" w14:textId="77777777" w:rsidR="0080118C" w:rsidRPr="0080118C" w:rsidRDefault="0080118C" w:rsidP="0080118C">
      <w:pPr>
        <w:ind w:firstLine="480"/>
        <w:jc w:val="center"/>
      </w:pPr>
    </w:p>
    <w:p w14:paraId="0F50E337" w14:textId="77777777" w:rsidR="00C76B89" w:rsidRPr="009E7F68" w:rsidRDefault="00C76B89" w:rsidP="00736E9F">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图1-1瀑布模型系统开发图</w:t>
      </w:r>
    </w:p>
    <w:p w14:paraId="2D296935" w14:textId="77777777" w:rsidR="00C76B89" w:rsidRPr="00D4736F" w:rsidRDefault="00C76B89" w:rsidP="00736E9F">
      <w:pPr>
        <w:pStyle w:val="1"/>
        <w:spacing w:before="800" w:after="400" w:line="400" w:lineRule="exact"/>
        <w:jc w:val="center"/>
        <w:rPr>
          <w:rFonts w:ascii="黑体" w:eastAsia="黑体" w:hAnsi="黑体"/>
          <w:b w:val="0"/>
          <w:sz w:val="30"/>
          <w:szCs w:val="30"/>
        </w:rPr>
      </w:pPr>
      <w:bookmarkStart w:id="8" w:name="_Toc483089454"/>
      <w:bookmarkStart w:id="9" w:name="_Toc40900976"/>
      <w:r w:rsidRPr="00D4736F">
        <w:rPr>
          <w:rFonts w:ascii="黑体" w:eastAsia="黑体" w:hAnsi="黑体" w:hint="eastAsia"/>
          <w:b w:val="0"/>
          <w:sz w:val="30"/>
          <w:szCs w:val="30"/>
        </w:rPr>
        <w:t>2</w:t>
      </w:r>
      <w:r w:rsidR="00D4736F">
        <w:rPr>
          <w:rFonts w:ascii="黑体" w:eastAsia="黑体" w:hAnsi="黑体"/>
          <w:b w:val="0"/>
          <w:sz w:val="30"/>
          <w:szCs w:val="30"/>
        </w:rPr>
        <w:t xml:space="preserve"> </w:t>
      </w:r>
      <w:r w:rsidRPr="00D4736F">
        <w:rPr>
          <w:rFonts w:ascii="黑体" w:eastAsia="黑体" w:hAnsi="黑体" w:hint="eastAsia"/>
          <w:b w:val="0"/>
          <w:sz w:val="30"/>
          <w:szCs w:val="30"/>
        </w:rPr>
        <w:t>相关技术介绍</w:t>
      </w:r>
      <w:bookmarkEnd w:id="8"/>
      <w:bookmarkEnd w:id="9"/>
    </w:p>
    <w:p w14:paraId="28B5E0E2" w14:textId="4A01843E" w:rsidR="00C76B89" w:rsidRPr="00FA544E" w:rsidRDefault="00C76B89" w:rsidP="00F569F2">
      <w:pPr>
        <w:pStyle w:val="aff6"/>
        <w:ind w:firstLine="480"/>
      </w:pPr>
      <w:r w:rsidRPr="00FA544E">
        <w:t>本系统基于</w:t>
      </w:r>
      <w:r w:rsidRPr="00FA544E">
        <w:t>B/S</w:t>
      </w:r>
      <w:r w:rsidR="0079022C">
        <w:rPr>
          <w:rFonts w:hint="eastAsia"/>
        </w:rPr>
        <w:t>结构</w:t>
      </w:r>
      <w:r w:rsidRPr="00FA544E">
        <w:t>，</w:t>
      </w:r>
      <w:r w:rsidR="0079022C">
        <w:rPr>
          <w:rFonts w:hint="eastAsia"/>
        </w:rPr>
        <w:t>采用分布式系统架构</w:t>
      </w:r>
      <w:r w:rsidRPr="00FA544E">
        <w:t>，以</w:t>
      </w:r>
      <w:r w:rsidRPr="00FA544E">
        <w:t>Java</w:t>
      </w:r>
      <w:r w:rsidRPr="00FA544E">
        <w:t>语言为主要编程语言，</w:t>
      </w:r>
      <w:r w:rsidR="00D71054">
        <w:rPr>
          <w:rFonts w:hint="eastAsia"/>
        </w:rPr>
        <w:t>使用</w:t>
      </w:r>
      <w:r w:rsidR="00D71054">
        <w:rPr>
          <w:rFonts w:hint="eastAsia"/>
        </w:rPr>
        <w:t>Servlet</w:t>
      </w:r>
      <w:r w:rsidR="00D71054">
        <w:rPr>
          <w:rFonts w:hint="eastAsia"/>
        </w:rPr>
        <w:t>技术，</w:t>
      </w:r>
      <w:r w:rsidRPr="00FA544E">
        <w:t>结合</w:t>
      </w:r>
      <w:r w:rsidR="0079022C">
        <w:rPr>
          <w:rFonts w:hint="eastAsia"/>
        </w:rPr>
        <w:t>SSM</w:t>
      </w:r>
      <w:r w:rsidR="0079022C">
        <w:rPr>
          <w:rFonts w:hint="eastAsia"/>
        </w:rPr>
        <w:t>后台框架和</w:t>
      </w:r>
      <w:r w:rsidR="00FF420E">
        <w:rPr>
          <w:rFonts w:hint="eastAsia"/>
        </w:rPr>
        <w:t>LayUI</w:t>
      </w:r>
      <w:r w:rsidR="0079022C">
        <w:rPr>
          <w:rFonts w:hint="eastAsia"/>
        </w:rPr>
        <w:t>轻量级前端框架</w:t>
      </w:r>
      <w:r w:rsidRPr="00FA544E">
        <w:t>，在</w:t>
      </w:r>
      <w:r w:rsidR="0079022C">
        <w:rPr>
          <w:rFonts w:hint="eastAsia"/>
        </w:rPr>
        <w:t>idea</w:t>
      </w:r>
      <w:r w:rsidRPr="00FA544E">
        <w:t>开发平台上操作</w:t>
      </w:r>
      <w:r w:rsidRPr="00FA544E">
        <w:t>MySQL</w:t>
      </w:r>
      <w:r w:rsidRPr="00FA544E">
        <w:t>数据库相关数据来进行系统研发。</w:t>
      </w:r>
      <w:r w:rsidR="0079022C">
        <w:rPr>
          <w:rFonts w:hint="eastAsia"/>
        </w:rPr>
        <w:t>使用</w:t>
      </w:r>
      <w:r w:rsidR="0079022C">
        <w:t>Redis</w:t>
      </w:r>
      <w:r w:rsidR="0079022C">
        <w:rPr>
          <w:rFonts w:hint="eastAsia"/>
        </w:rPr>
        <w:t>内存数据库进行数据缓存和</w:t>
      </w:r>
      <w:r w:rsidR="0079022C">
        <w:rPr>
          <w:rFonts w:hint="eastAsia"/>
        </w:rPr>
        <w:t>session</w:t>
      </w:r>
      <w:r w:rsidR="0079022C">
        <w:rPr>
          <w:rFonts w:hint="eastAsia"/>
        </w:rPr>
        <w:t>共享，使用</w:t>
      </w:r>
      <w:r w:rsidR="0079022C">
        <w:rPr>
          <w:rFonts w:hint="eastAsia"/>
        </w:rPr>
        <w:t>zookeeper+dubbo</w:t>
      </w:r>
      <w:r w:rsidR="0079022C">
        <w:rPr>
          <w:rFonts w:hint="eastAsia"/>
        </w:rPr>
        <w:t>技术实现远程服务调用</w:t>
      </w:r>
      <w:r w:rsidR="00042D78">
        <w:rPr>
          <w:rFonts w:hint="eastAsia"/>
        </w:rPr>
        <w:t>，</w:t>
      </w:r>
      <w:r w:rsidR="00042D78">
        <w:rPr>
          <w:rFonts w:hint="eastAsia"/>
        </w:rPr>
        <w:t>vsftpd+nginx</w:t>
      </w:r>
      <w:r w:rsidR="00042D78">
        <w:rPr>
          <w:rFonts w:hint="eastAsia"/>
        </w:rPr>
        <w:t>实现远程文件上传，开发过程中使用</w:t>
      </w:r>
      <w:r w:rsidR="00042D78">
        <w:rPr>
          <w:rFonts w:hint="eastAsia"/>
        </w:rPr>
        <w:t>Manav</w:t>
      </w:r>
      <w:r w:rsidR="00042D78">
        <w:rPr>
          <w:rFonts w:hint="eastAsia"/>
        </w:rPr>
        <w:t>管理工具进行依赖管理。</w:t>
      </w:r>
    </w:p>
    <w:p w14:paraId="648114A4" w14:textId="77777777" w:rsidR="00C76B89" w:rsidRPr="000740F3" w:rsidRDefault="00C76B89" w:rsidP="00736E9F">
      <w:pPr>
        <w:pStyle w:val="2"/>
      </w:pPr>
      <w:bookmarkStart w:id="10" w:name="_Toc483089455"/>
      <w:bookmarkStart w:id="11" w:name="_Toc40900977"/>
      <w:r>
        <w:rPr>
          <w:rFonts w:hint="eastAsia"/>
        </w:rPr>
        <w:t>2</w:t>
      </w:r>
      <w:r w:rsidRPr="000740F3">
        <w:rPr>
          <w:rFonts w:hint="eastAsia"/>
        </w:rPr>
        <w:t>.</w:t>
      </w:r>
      <w:r>
        <w:rPr>
          <w:rFonts w:hint="eastAsia"/>
        </w:rPr>
        <w:t xml:space="preserve">1 </w:t>
      </w:r>
      <w:bookmarkEnd w:id="10"/>
      <w:r w:rsidR="0079022C">
        <w:rPr>
          <w:rFonts w:hint="eastAsia"/>
        </w:rPr>
        <w:t>分布式系统架构</w:t>
      </w:r>
      <w:bookmarkEnd w:id="11"/>
    </w:p>
    <w:p w14:paraId="4701CFEA" w14:textId="77777777" w:rsidR="008F58AB" w:rsidRDefault="0079022C" w:rsidP="0079022C">
      <w:pPr>
        <w:spacing w:line="360" w:lineRule="exact"/>
        <w:ind w:firstLineChars="200" w:firstLine="480"/>
        <w:rPr>
          <w:rFonts w:ascii="宋体" w:eastAsia="宋体" w:hAnsi="宋体" w:cs="宋体"/>
          <w:sz w:val="24"/>
          <w:szCs w:val="24"/>
        </w:rPr>
      </w:pPr>
      <w:r>
        <w:rPr>
          <w:rFonts w:ascii="宋体" w:eastAsia="宋体" w:hAnsi="宋体" w:cs="宋体" w:hint="eastAsia"/>
          <w:sz w:val="24"/>
          <w:szCs w:val="24"/>
        </w:rPr>
        <w:t>分布式就是</w:t>
      </w:r>
      <w:r w:rsidRPr="0079022C">
        <w:rPr>
          <w:rFonts w:ascii="宋体" w:eastAsia="宋体" w:hAnsi="宋体" w:cs="宋体" w:hint="eastAsia"/>
          <w:sz w:val="24"/>
          <w:szCs w:val="24"/>
        </w:rPr>
        <w:t>一个业务拆分成多个子业务，部署在不同的服务器上</w:t>
      </w:r>
      <w:r w:rsidR="008F58AB">
        <w:rPr>
          <w:rFonts w:ascii="宋体" w:eastAsia="宋体" w:hAnsi="宋体" w:cs="宋体" w:hint="eastAsia"/>
          <w:sz w:val="24"/>
          <w:szCs w:val="24"/>
        </w:rPr>
        <w:t>。</w:t>
      </w:r>
    </w:p>
    <w:p w14:paraId="2B9212E9" w14:textId="77777777" w:rsidR="00C76B89" w:rsidRDefault="0079022C" w:rsidP="00F569F2">
      <w:pPr>
        <w:pStyle w:val="aff6"/>
        <w:ind w:firstLine="480"/>
      </w:pPr>
      <w:r w:rsidRPr="0079022C">
        <w:rPr>
          <w:rFonts w:hint="eastAsia"/>
        </w:rPr>
        <w:t>例如：电商系统可以拆分成商品，订单，用户等子系统。这就是分布式</w:t>
      </w:r>
      <w:r w:rsidR="008F58AB">
        <w:rPr>
          <w:rFonts w:hint="eastAsia"/>
        </w:rPr>
        <w:t>。对于单应用架构来说，随着用户越来越多，数据量越来越大，服务器负载会越来越高。为了提高并发量，将同一个服务发布在不同的系统上，做成一个集群，这就构成了分布式的系统架构。此架构更好的利用了系统的性能，提高了容错率和并发访问。</w:t>
      </w:r>
    </w:p>
    <w:p w14:paraId="1DEC3263" w14:textId="77777777" w:rsidR="00C76B89" w:rsidRPr="000740F3" w:rsidRDefault="00C76B89" w:rsidP="00736E9F">
      <w:pPr>
        <w:pStyle w:val="2"/>
      </w:pPr>
      <w:bookmarkStart w:id="12" w:name="_Toc483089456"/>
      <w:bookmarkStart w:id="13" w:name="_Toc40900978"/>
      <w:r>
        <w:rPr>
          <w:rFonts w:hint="eastAsia"/>
        </w:rPr>
        <w:t>2</w:t>
      </w:r>
      <w:r w:rsidRPr="000740F3">
        <w:rPr>
          <w:rFonts w:hint="eastAsia"/>
        </w:rPr>
        <w:t>.</w:t>
      </w:r>
      <w:r>
        <w:rPr>
          <w:rFonts w:hint="eastAsia"/>
        </w:rPr>
        <w:t xml:space="preserve">2 </w:t>
      </w:r>
      <w:r w:rsidR="00D71054">
        <w:rPr>
          <w:rFonts w:hint="eastAsia"/>
        </w:rPr>
        <w:t>Servlet</w:t>
      </w:r>
      <w:r w:rsidRPr="000740F3">
        <w:rPr>
          <w:rFonts w:hint="eastAsia"/>
        </w:rPr>
        <w:t>技术</w:t>
      </w:r>
      <w:bookmarkEnd w:id="12"/>
      <w:bookmarkEnd w:id="13"/>
    </w:p>
    <w:p w14:paraId="0955CD38" w14:textId="77B98C90" w:rsidR="0038241A" w:rsidRDefault="006C571A" w:rsidP="00F569F2">
      <w:pPr>
        <w:pStyle w:val="aff6"/>
        <w:ind w:firstLine="480"/>
      </w:pPr>
      <w:r w:rsidRPr="006C571A">
        <w:rPr>
          <w:rFonts w:hint="eastAsia"/>
        </w:rPr>
        <w:t>Servlet</w:t>
      </w:r>
      <w:r w:rsidRPr="006C571A">
        <w:rPr>
          <w:rFonts w:hint="eastAsia"/>
        </w:rPr>
        <w:t>技术：</w:t>
      </w:r>
      <w:r w:rsidR="0038241A">
        <w:rPr>
          <w:rFonts w:hint="eastAsia"/>
        </w:rPr>
        <w:t>Servlet</w:t>
      </w:r>
      <w:r w:rsidRPr="006C571A">
        <w:rPr>
          <w:rFonts w:hint="eastAsia"/>
        </w:rPr>
        <w:t>其实就是</w:t>
      </w:r>
      <w:r w:rsidRPr="006C571A">
        <w:rPr>
          <w:rFonts w:hint="eastAsia"/>
        </w:rPr>
        <w:t>Java</w:t>
      </w:r>
      <w:r w:rsidRPr="006C571A">
        <w:rPr>
          <w:rFonts w:hint="eastAsia"/>
        </w:rPr>
        <w:t>中的一个类</w:t>
      </w:r>
      <w:r w:rsidR="0038241A">
        <w:rPr>
          <w:rFonts w:hint="eastAsia"/>
        </w:rPr>
        <w:t>。确切的说，</w:t>
      </w:r>
      <w:r w:rsidR="0038241A">
        <w:rPr>
          <w:rFonts w:hint="eastAsia"/>
        </w:rPr>
        <w:t>Servlet</w:t>
      </w:r>
      <w:r w:rsidR="0038241A">
        <w:rPr>
          <w:rFonts w:hint="eastAsia"/>
        </w:rPr>
        <w:t>是一个容器对象，当浏览器输入一个</w:t>
      </w:r>
      <w:r w:rsidR="00F123C3">
        <w:rPr>
          <w:rFonts w:hint="eastAsia"/>
        </w:rPr>
        <w:t>URL</w:t>
      </w:r>
      <w:r w:rsidR="0038241A">
        <w:rPr>
          <w:rFonts w:hint="eastAsia"/>
        </w:rPr>
        <w:t>的时候，会向服务器发送一个</w:t>
      </w:r>
      <w:r w:rsidR="0038241A">
        <w:rPr>
          <w:rFonts w:hint="eastAsia"/>
        </w:rPr>
        <w:t>http</w:t>
      </w:r>
      <w:r w:rsidR="0038241A">
        <w:rPr>
          <w:rFonts w:hint="eastAsia"/>
        </w:rPr>
        <w:t>协议，</w:t>
      </w:r>
      <w:r w:rsidR="0038241A">
        <w:rPr>
          <w:rFonts w:hint="eastAsia"/>
        </w:rPr>
        <w:t>Servlet</w:t>
      </w:r>
      <w:r w:rsidR="0038241A">
        <w:rPr>
          <w:rFonts w:hint="eastAsia"/>
        </w:rPr>
        <w:t>技术会封装</w:t>
      </w:r>
      <w:r w:rsidR="0038241A">
        <w:rPr>
          <w:rFonts w:hint="eastAsia"/>
        </w:rPr>
        <w:t>http</w:t>
      </w:r>
      <w:r w:rsidR="0038241A">
        <w:rPr>
          <w:rFonts w:hint="eastAsia"/>
        </w:rPr>
        <w:t>协议内容成为一个</w:t>
      </w:r>
      <w:r w:rsidR="0038241A">
        <w:rPr>
          <w:rFonts w:hint="eastAsia"/>
        </w:rPr>
        <w:t>HttpServletRequst</w:t>
      </w:r>
      <w:r w:rsidR="0038241A">
        <w:rPr>
          <w:rFonts w:hint="eastAsia"/>
        </w:rPr>
        <w:t>请求对象，将此对象传入</w:t>
      </w:r>
      <w:r w:rsidR="0038241A">
        <w:rPr>
          <w:rFonts w:hint="eastAsia"/>
        </w:rPr>
        <w:t>Servlet</w:t>
      </w:r>
      <w:r w:rsidR="0038241A">
        <w:rPr>
          <w:rFonts w:hint="eastAsia"/>
        </w:rPr>
        <w:t>容器。开发者在</w:t>
      </w:r>
      <w:r w:rsidR="0038241A">
        <w:t>Servlet</w:t>
      </w:r>
      <w:r w:rsidR="0038241A">
        <w:rPr>
          <w:rFonts w:hint="eastAsia"/>
        </w:rPr>
        <w:t>容器中处理这个请求，处理完毕会返回一个</w:t>
      </w:r>
      <w:r w:rsidR="0038241A">
        <w:rPr>
          <w:rFonts w:hint="eastAsia"/>
        </w:rPr>
        <w:t>HttpServletResponse</w:t>
      </w:r>
      <w:r w:rsidR="0038241A">
        <w:rPr>
          <w:rFonts w:hint="eastAsia"/>
        </w:rPr>
        <w:t>响应对象给服务器，服务器解析响应对象成为</w:t>
      </w:r>
      <w:r w:rsidR="0038241A">
        <w:rPr>
          <w:rFonts w:hint="eastAsia"/>
        </w:rPr>
        <w:t>http</w:t>
      </w:r>
      <w:r w:rsidR="0038241A">
        <w:rPr>
          <w:rFonts w:hint="eastAsia"/>
        </w:rPr>
        <w:t>请求响应给浏览器。</w:t>
      </w:r>
    </w:p>
    <w:p w14:paraId="3BAE9B3C" w14:textId="77777777" w:rsidR="00D71054" w:rsidRDefault="00D71054" w:rsidP="00D4736F">
      <w:pPr>
        <w:pStyle w:val="2"/>
        <w:ind w:firstLine="560"/>
      </w:pPr>
      <w:bookmarkStart w:id="14" w:name="_Toc40900979"/>
      <w:bookmarkStart w:id="15" w:name="_Toc483089457"/>
      <w:r>
        <w:rPr>
          <w:rFonts w:hint="eastAsia"/>
        </w:rPr>
        <w:lastRenderedPageBreak/>
        <w:t>2.3</w:t>
      </w:r>
      <w:r w:rsidR="00A16C03">
        <w:t xml:space="preserve"> </w:t>
      </w:r>
      <w:r w:rsidR="00A16C03">
        <w:rPr>
          <w:rFonts w:hint="eastAsia"/>
        </w:rPr>
        <w:t>SSM框架</w:t>
      </w:r>
      <w:bookmarkEnd w:id="14"/>
    </w:p>
    <w:p w14:paraId="348627FC" w14:textId="12E6BD95" w:rsidR="0038241A" w:rsidRPr="005F3727" w:rsidRDefault="0038241A" w:rsidP="00F569F2">
      <w:pPr>
        <w:pStyle w:val="aff6"/>
        <w:ind w:firstLine="480"/>
      </w:pPr>
      <w:r w:rsidRPr="005F3727">
        <w:rPr>
          <w:rFonts w:hint="eastAsia"/>
        </w:rPr>
        <w:t>SSM</w:t>
      </w:r>
      <w:r w:rsidRPr="005F3727">
        <w:rPr>
          <w:rFonts w:hint="eastAsia"/>
        </w:rPr>
        <w:t>框架是三种技术的集合，</w:t>
      </w:r>
      <w:r w:rsidRPr="005F3727">
        <w:rPr>
          <w:rFonts w:hint="eastAsia"/>
        </w:rPr>
        <w:t>SpringMVC</w:t>
      </w:r>
      <w:r w:rsidRPr="005F3727">
        <w:rPr>
          <w:rFonts w:hint="eastAsia"/>
        </w:rPr>
        <w:t>框架、</w:t>
      </w:r>
      <w:r w:rsidRPr="005F3727">
        <w:rPr>
          <w:rFonts w:hint="eastAsia"/>
        </w:rPr>
        <w:t>Spring</w:t>
      </w:r>
      <w:r w:rsidRPr="005F3727">
        <w:rPr>
          <w:rFonts w:hint="eastAsia"/>
        </w:rPr>
        <w:t>框架、</w:t>
      </w:r>
      <w:r w:rsidRPr="005F3727">
        <w:rPr>
          <w:rFonts w:hint="eastAsia"/>
        </w:rPr>
        <w:t>Mybatis</w:t>
      </w:r>
      <w:r w:rsidRPr="005F3727">
        <w:rPr>
          <w:rFonts w:hint="eastAsia"/>
        </w:rPr>
        <w:t>框架。其中</w:t>
      </w:r>
      <w:r w:rsidRPr="005F3727">
        <w:rPr>
          <w:rFonts w:hint="eastAsia"/>
        </w:rPr>
        <w:t>SpringMVC</w:t>
      </w:r>
      <w:r w:rsidRPr="005F3727">
        <w:rPr>
          <w:rFonts w:hint="eastAsia"/>
        </w:rPr>
        <w:t>是</w:t>
      </w:r>
      <w:r w:rsidRPr="005F3727">
        <w:rPr>
          <w:rFonts w:hint="eastAsia"/>
        </w:rPr>
        <w:t>Spring</w:t>
      </w:r>
      <w:r w:rsidRPr="005F3727">
        <w:rPr>
          <w:rFonts w:hint="eastAsia"/>
        </w:rPr>
        <w:t>框架中的一部分</w:t>
      </w:r>
      <w:r w:rsidR="00F123C3">
        <w:rPr>
          <w:rFonts w:hint="eastAsia"/>
        </w:rPr>
        <w:t>，</w:t>
      </w:r>
      <w:r w:rsidRPr="005F3727">
        <w:rPr>
          <w:rFonts w:hint="eastAsia"/>
        </w:rPr>
        <w:t>SpringMVC</w:t>
      </w:r>
      <w:r w:rsidRPr="005F3727">
        <w:rPr>
          <w:rFonts w:hint="eastAsia"/>
        </w:rPr>
        <w:t>主要负责处理用户请求，他的核心也是一个</w:t>
      </w:r>
      <w:r w:rsidRPr="005F3727">
        <w:rPr>
          <w:rFonts w:hint="eastAsia"/>
        </w:rPr>
        <w:t>Servlet</w:t>
      </w:r>
      <w:r w:rsidRPr="005F3727">
        <w:rPr>
          <w:rFonts w:hint="eastAsia"/>
        </w:rPr>
        <w:t>即</w:t>
      </w:r>
      <w:r w:rsidRPr="005F3727">
        <w:rPr>
          <w:rFonts w:hint="eastAsia"/>
        </w:rPr>
        <w:t>DispatcherServlet</w:t>
      </w:r>
      <w:r w:rsidRPr="005F3727">
        <w:rPr>
          <w:rFonts w:hint="eastAsia"/>
        </w:rPr>
        <w:t>。相当于传统</w:t>
      </w:r>
      <w:r w:rsidRPr="005F3727">
        <w:rPr>
          <w:rFonts w:hint="eastAsia"/>
        </w:rPr>
        <w:t>MVC</w:t>
      </w:r>
      <w:r w:rsidRPr="005F3727">
        <w:rPr>
          <w:rFonts w:hint="eastAsia"/>
        </w:rPr>
        <w:t>架构中的</w:t>
      </w:r>
      <w:r w:rsidRPr="005F3727">
        <w:rPr>
          <w:rFonts w:hint="eastAsia"/>
        </w:rPr>
        <w:t>Controller</w:t>
      </w:r>
      <w:r w:rsidRPr="005F3727">
        <w:rPr>
          <w:rFonts w:hint="eastAsia"/>
        </w:rPr>
        <w:t>控制层。</w:t>
      </w:r>
      <w:r w:rsidRPr="005F3727">
        <w:rPr>
          <w:rFonts w:hint="eastAsia"/>
        </w:rPr>
        <w:t>Spring</w:t>
      </w:r>
      <w:r w:rsidR="00413B1A" w:rsidRPr="005F3727">
        <w:rPr>
          <w:rFonts w:hint="eastAsia"/>
        </w:rPr>
        <w:t>可以看作是一个容器技术，服务器中所有对象分离开来，又像粘合剂一样整合在一起，他的核心理念是控制反转，通过配置文件将项目中的</w:t>
      </w:r>
      <w:r w:rsidR="00413B1A" w:rsidRPr="005F3727">
        <w:rPr>
          <w:rFonts w:hint="eastAsia"/>
        </w:rPr>
        <w:t>bean</w:t>
      </w:r>
      <w:r w:rsidR="00413B1A" w:rsidRPr="005F3727">
        <w:rPr>
          <w:rFonts w:hint="eastAsia"/>
        </w:rPr>
        <w:t>对象注入到需要的地方，不需要程序员去</w:t>
      </w:r>
      <w:r w:rsidR="00413B1A" w:rsidRPr="005F3727">
        <w:rPr>
          <w:rFonts w:hint="eastAsia"/>
        </w:rPr>
        <w:t>new</w:t>
      </w:r>
      <w:r w:rsidR="00413B1A" w:rsidRPr="005F3727">
        <w:rPr>
          <w:rFonts w:hint="eastAsia"/>
        </w:rPr>
        <w:t>对象。</w:t>
      </w:r>
      <w:r w:rsidR="00413B1A" w:rsidRPr="005F3727">
        <w:rPr>
          <w:rFonts w:hint="eastAsia"/>
        </w:rPr>
        <w:t>Mybatis</w:t>
      </w:r>
      <w:r w:rsidR="00413B1A" w:rsidRPr="005F3727">
        <w:rPr>
          <w:rFonts w:hint="eastAsia"/>
        </w:rPr>
        <w:t>技术是对</w:t>
      </w:r>
      <w:r w:rsidR="00F123C3">
        <w:rPr>
          <w:rFonts w:hint="eastAsia"/>
        </w:rPr>
        <w:t>JDBC</w:t>
      </w:r>
      <w:r w:rsidR="00413B1A" w:rsidRPr="005F3727">
        <w:rPr>
          <w:rFonts w:hint="eastAsia"/>
        </w:rPr>
        <w:t>的封装，他让底层数据库操作变得透明，它</w:t>
      </w:r>
      <w:r w:rsidR="00413B1A" w:rsidRPr="005F3727">
        <w:t>通过</w:t>
      </w:r>
      <w:r w:rsidR="00413B1A" w:rsidRPr="005F3727">
        <w:t>sqlSessionFactory</w:t>
      </w:r>
      <w:r w:rsidR="00413B1A" w:rsidRPr="005F3727">
        <w:t>拿到一个</w:t>
      </w:r>
      <w:r w:rsidR="00413B1A" w:rsidRPr="005F3727">
        <w:t>sqlSession</w:t>
      </w:r>
      <w:r w:rsidR="00413B1A" w:rsidRPr="005F3727">
        <w:rPr>
          <w:rFonts w:hint="eastAsia"/>
        </w:rPr>
        <w:t>对象，使用</w:t>
      </w:r>
      <w:r w:rsidR="00413B1A" w:rsidRPr="005F3727">
        <w:rPr>
          <w:rFonts w:hint="eastAsia"/>
        </w:rPr>
        <w:t>sqlSession</w:t>
      </w:r>
      <w:r w:rsidR="00413B1A" w:rsidRPr="005F3727">
        <w:rPr>
          <w:rFonts w:hint="eastAsia"/>
        </w:rPr>
        <w:t>对象和数据库交互。</w:t>
      </w:r>
    </w:p>
    <w:p w14:paraId="19B8CA90" w14:textId="695F87D6" w:rsidR="00AC6A6B" w:rsidRDefault="00C76B89" w:rsidP="00D4736F">
      <w:pPr>
        <w:pStyle w:val="2"/>
        <w:ind w:firstLine="560"/>
      </w:pPr>
      <w:bookmarkStart w:id="16" w:name="_Toc40900980"/>
      <w:r>
        <w:rPr>
          <w:rFonts w:hint="eastAsia"/>
        </w:rPr>
        <w:t>2</w:t>
      </w:r>
      <w:r w:rsidRPr="000740F3">
        <w:rPr>
          <w:rFonts w:hint="eastAsia"/>
        </w:rPr>
        <w:t>.</w:t>
      </w:r>
      <w:r w:rsidR="007E30C9">
        <w:rPr>
          <w:rFonts w:hint="eastAsia"/>
        </w:rPr>
        <w:t>4</w:t>
      </w:r>
      <w:r>
        <w:rPr>
          <w:rFonts w:hint="eastAsia"/>
        </w:rPr>
        <w:t xml:space="preserve"> </w:t>
      </w:r>
      <w:bookmarkEnd w:id="15"/>
      <w:r w:rsidR="00FF420E">
        <w:rPr>
          <w:rFonts w:hint="eastAsia"/>
        </w:rPr>
        <w:t>LayUI</w:t>
      </w:r>
      <w:r w:rsidR="00E876B0">
        <w:rPr>
          <w:rFonts w:hint="eastAsia"/>
        </w:rPr>
        <w:t>前端框架</w:t>
      </w:r>
      <w:bookmarkEnd w:id="16"/>
    </w:p>
    <w:p w14:paraId="613FABE2" w14:textId="28EA7A60" w:rsidR="00C24CD7" w:rsidRPr="005F3727" w:rsidRDefault="00FF420E" w:rsidP="00F569F2">
      <w:pPr>
        <w:pStyle w:val="aff6"/>
        <w:ind w:firstLine="480"/>
      </w:pPr>
      <w:r>
        <w:t>LayUI</w:t>
      </w:r>
      <w:r w:rsidR="00C24CD7" w:rsidRPr="005F3727">
        <w:rPr>
          <w:rFonts w:hint="eastAsia"/>
        </w:rPr>
        <w:t>是一个开箱即用的轻量级前端框架，由专业前端人员开发，面向的是全层次的前后端开发者，低门槛，简而全是他的特点。</w:t>
      </w:r>
      <w:r>
        <w:t>LayUI</w:t>
      </w:r>
      <w:r w:rsidR="00C24CD7" w:rsidRPr="005F3727">
        <w:rPr>
          <w:rFonts w:hint="eastAsia"/>
        </w:rPr>
        <w:t>采用自身模块规范编写，遵循原生</w:t>
      </w:r>
      <w:r w:rsidR="00C24CD7" w:rsidRPr="005F3727">
        <w:rPr>
          <w:rFonts w:hint="eastAsia"/>
        </w:rPr>
        <w:t>HTML/CSS/JS</w:t>
      </w:r>
      <w:r w:rsidR="00C24CD7" w:rsidRPr="005F3727">
        <w:rPr>
          <w:rFonts w:hint="eastAsia"/>
        </w:rPr>
        <w:t>的书写规范，所以门槛低，拿来即用。此框架本身体积小巧、轻盈，但是内容丰富、饱满，组件丰富，并且社区活跃度极高。</w:t>
      </w:r>
      <w:r>
        <w:t>LayUI</w:t>
      </w:r>
      <w:r w:rsidR="00C24CD7" w:rsidRPr="005F3727">
        <w:rPr>
          <w:rFonts w:hint="eastAsia"/>
        </w:rPr>
        <w:t>包含了常见的网页解决方案，</w:t>
      </w:r>
      <w:r w:rsidR="002536B4" w:rsidRPr="005F3727">
        <w:rPr>
          <w:rFonts w:hint="eastAsia"/>
        </w:rPr>
        <w:t>即使有一些有瑕疵的地方，其社区内也可以找到解决方案。</w:t>
      </w:r>
    </w:p>
    <w:p w14:paraId="62B1F86F" w14:textId="03B7E8FF" w:rsidR="00AC6A6B" w:rsidRDefault="00846F3E" w:rsidP="00D4736F">
      <w:pPr>
        <w:pStyle w:val="2"/>
        <w:ind w:firstLine="560"/>
      </w:pPr>
      <w:bookmarkStart w:id="17" w:name="_Toc40900981"/>
      <w:r w:rsidRPr="00846F3E">
        <w:rPr>
          <w:rFonts w:hint="eastAsia"/>
        </w:rPr>
        <w:t>2.</w:t>
      </w:r>
      <w:r w:rsidR="00AC6A6B">
        <w:rPr>
          <w:rFonts w:hint="eastAsia"/>
        </w:rPr>
        <w:t>5</w:t>
      </w:r>
      <w:r w:rsidR="00AC6A6B">
        <w:t xml:space="preserve"> </w:t>
      </w:r>
      <w:r w:rsidR="00F123C3">
        <w:rPr>
          <w:rFonts w:hint="eastAsia"/>
        </w:rPr>
        <w:t>MySQL</w:t>
      </w:r>
      <w:r w:rsidR="00AC6A6B">
        <w:rPr>
          <w:rFonts w:hint="eastAsia"/>
        </w:rPr>
        <w:t>技术</w:t>
      </w:r>
      <w:bookmarkEnd w:id="17"/>
    </w:p>
    <w:p w14:paraId="6094936A" w14:textId="77777777" w:rsidR="0023742E" w:rsidRPr="005F3727" w:rsidRDefault="0023742E" w:rsidP="00F569F2">
      <w:pPr>
        <w:pStyle w:val="aff6"/>
        <w:ind w:firstLine="480"/>
      </w:pPr>
      <w:r w:rsidRPr="005F3727">
        <w:rPr>
          <w:rFonts w:hint="eastAsia"/>
        </w:rPr>
        <w:t>MySql</w:t>
      </w:r>
      <w:r w:rsidRPr="005F3727">
        <w:rPr>
          <w:rFonts w:hint="eastAsia"/>
        </w:rPr>
        <w:t>最初是由</w:t>
      </w:r>
      <w:r w:rsidRPr="005F3727">
        <w:rPr>
          <w:rFonts w:hint="eastAsia"/>
        </w:rPr>
        <w:t>mysql</w:t>
      </w:r>
      <w:r w:rsidRPr="005F3727">
        <w:t xml:space="preserve"> </w:t>
      </w:r>
      <w:r w:rsidRPr="005F3727">
        <w:rPr>
          <w:rFonts w:hint="eastAsia"/>
        </w:rPr>
        <w:t>AB</w:t>
      </w:r>
      <w:r w:rsidRPr="005F3727">
        <w:rPr>
          <w:rFonts w:hint="eastAsia"/>
        </w:rPr>
        <w:t>公司开发，后来被</w:t>
      </w:r>
      <w:r w:rsidRPr="005F3727">
        <w:rPr>
          <w:rFonts w:hint="eastAsia"/>
        </w:rPr>
        <w:t>SUN</w:t>
      </w:r>
      <w:r w:rsidRPr="005F3727">
        <w:rPr>
          <w:rFonts w:hint="eastAsia"/>
        </w:rPr>
        <w:t>公司收购，不久</w:t>
      </w:r>
      <w:r w:rsidRPr="005F3727">
        <w:rPr>
          <w:rFonts w:hint="eastAsia"/>
        </w:rPr>
        <w:t>SUN</w:t>
      </w:r>
      <w:r w:rsidRPr="005F3727">
        <w:rPr>
          <w:rFonts w:hint="eastAsia"/>
        </w:rPr>
        <w:t>公司又被</w:t>
      </w:r>
      <w:r w:rsidRPr="005F3727">
        <w:rPr>
          <w:rFonts w:hint="eastAsia"/>
        </w:rPr>
        <w:t>Oricle</w:t>
      </w:r>
      <w:r w:rsidRPr="005F3727">
        <w:rPr>
          <w:rFonts w:hint="eastAsia"/>
        </w:rPr>
        <w:t>公司收购。</w:t>
      </w:r>
      <w:r w:rsidR="00AA1F64" w:rsidRPr="005F3727">
        <w:rPr>
          <w:rFonts w:hint="eastAsia"/>
        </w:rPr>
        <w:t>Mysql</w:t>
      </w:r>
      <w:r w:rsidR="00AA1F64" w:rsidRPr="005F3727">
        <w:rPr>
          <w:rFonts w:hint="eastAsia"/>
        </w:rPr>
        <w:t>和</w:t>
      </w:r>
      <w:r w:rsidR="00AA1F64" w:rsidRPr="005F3727">
        <w:rPr>
          <w:rFonts w:hint="eastAsia"/>
        </w:rPr>
        <w:t>Oracle</w:t>
      </w:r>
      <w:r w:rsidR="00AA1F64" w:rsidRPr="005F3727">
        <w:rPr>
          <w:rFonts w:hint="eastAsia"/>
        </w:rPr>
        <w:t>数据库、</w:t>
      </w:r>
      <w:r w:rsidR="00AA1F64" w:rsidRPr="005F3727">
        <w:rPr>
          <w:rFonts w:hint="eastAsia"/>
        </w:rPr>
        <w:t>Sql</w:t>
      </w:r>
      <w:r w:rsidR="00AA1F64" w:rsidRPr="005F3727">
        <w:t xml:space="preserve"> </w:t>
      </w:r>
      <w:r w:rsidR="00AA1F64" w:rsidRPr="005F3727">
        <w:rPr>
          <w:rFonts w:hint="eastAsia"/>
        </w:rPr>
        <w:t>Server</w:t>
      </w:r>
      <w:r w:rsidR="00AA1F64" w:rsidRPr="005F3727">
        <w:rPr>
          <w:rFonts w:hint="eastAsia"/>
        </w:rPr>
        <w:t>数据库一样，都是关系型数据库。他的数据主要以文件形式保存在磁盘中，不同于内存数据库，关系型数据库最大的特点是具有事务的一致性。</w:t>
      </w:r>
      <w:r w:rsidR="00AA1F64" w:rsidRPr="005F3727">
        <w:rPr>
          <w:rFonts w:hint="eastAsia"/>
        </w:rPr>
        <w:t>MySql</w:t>
      </w:r>
      <w:r w:rsidR="00AA1F64" w:rsidRPr="005F3727">
        <w:rPr>
          <w:rFonts w:hint="eastAsia"/>
        </w:rPr>
        <w:t>支持</w:t>
      </w:r>
      <w:r w:rsidR="00AA1F64" w:rsidRPr="005F3727">
        <w:rPr>
          <w:rFonts w:hint="eastAsia"/>
        </w:rPr>
        <w:t>sql</w:t>
      </w:r>
      <w:r w:rsidR="00AA1F64" w:rsidRPr="005F3727">
        <w:rPr>
          <w:rFonts w:hint="eastAsia"/>
        </w:rPr>
        <w:t>规范，可用于非常复杂的查询。管理</w:t>
      </w:r>
      <w:r w:rsidR="00AA1F64" w:rsidRPr="005F3727">
        <w:rPr>
          <w:rFonts w:hint="eastAsia"/>
        </w:rPr>
        <w:t>Mysql</w:t>
      </w:r>
      <w:r w:rsidR="00AA1F64" w:rsidRPr="005F3727">
        <w:rPr>
          <w:rFonts w:hint="eastAsia"/>
        </w:rPr>
        <w:t>的时候可用</w:t>
      </w:r>
      <w:r w:rsidR="00AA1F64" w:rsidRPr="005F3727">
        <w:rPr>
          <w:rFonts w:hint="eastAsia"/>
        </w:rPr>
        <w:t>mysql</w:t>
      </w:r>
      <w:r w:rsidR="00AA1F64" w:rsidRPr="005F3727">
        <w:rPr>
          <w:rFonts w:hint="eastAsia"/>
        </w:rPr>
        <w:t>命令管理，不过更多的是用桌面管理工具，界面简单方便。此项目使用</w:t>
      </w:r>
      <w:r w:rsidR="00AA1F64" w:rsidRPr="005F3727">
        <w:rPr>
          <w:rFonts w:hint="eastAsia"/>
        </w:rPr>
        <w:t>Navicat</w:t>
      </w:r>
      <w:r w:rsidR="00AA1F64" w:rsidRPr="005F3727">
        <w:t xml:space="preserve"> </w:t>
      </w:r>
      <w:r w:rsidR="00AA1F64" w:rsidRPr="005F3727">
        <w:rPr>
          <w:rFonts w:hint="eastAsia"/>
        </w:rPr>
        <w:t>for</w:t>
      </w:r>
      <w:r w:rsidR="00AA1F64" w:rsidRPr="005F3727">
        <w:t xml:space="preserve"> </w:t>
      </w:r>
      <w:r w:rsidR="00AA1F64" w:rsidRPr="005F3727">
        <w:rPr>
          <w:rFonts w:hint="eastAsia"/>
        </w:rPr>
        <w:t>mysql</w:t>
      </w:r>
      <w:r w:rsidR="00AA1F64" w:rsidRPr="005F3727">
        <w:rPr>
          <w:rFonts w:hint="eastAsia"/>
        </w:rPr>
        <w:t>桌面管理工具，配合</w:t>
      </w:r>
      <w:r w:rsidR="00AA1F64" w:rsidRPr="005F3727">
        <w:rPr>
          <w:rFonts w:hint="eastAsia"/>
        </w:rPr>
        <w:t>idea</w:t>
      </w:r>
      <w:r w:rsidR="00AA1F64" w:rsidRPr="005F3727">
        <w:rPr>
          <w:rFonts w:hint="eastAsia"/>
        </w:rPr>
        <w:t>中的数据库功能，大幅度提高开发效率。</w:t>
      </w:r>
      <w:r w:rsidR="00097FFB" w:rsidRPr="005F3727">
        <w:rPr>
          <w:rFonts w:hint="eastAsia"/>
        </w:rPr>
        <w:t>两个工具结合使用，可解决使用</w:t>
      </w:r>
      <w:r w:rsidR="00097FFB" w:rsidRPr="005F3727">
        <w:rPr>
          <w:rFonts w:hint="eastAsia"/>
        </w:rPr>
        <w:t>mysql</w:t>
      </w:r>
      <w:r w:rsidR="00097FFB" w:rsidRPr="005F3727">
        <w:rPr>
          <w:rFonts w:hint="eastAsia"/>
        </w:rPr>
        <w:t>过程中遇到的大部分需求</w:t>
      </w:r>
      <w:r w:rsidR="00F64C93" w:rsidRPr="005F3727">
        <w:rPr>
          <w:rFonts w:hint="eastAsia"/>
        </w:rPr>
        <w:t>。查询的时候会以表格形式显示在管理界面中。</w:t>
      </w:r>
      <w:r w:rsidR="00F64C93" w:rsidRPr="005F3727">
        <w:t>I</w:t>
      </w:r>
      <w:r w:rsidR="00F64C93" w:rsidRPr="005F3727">
        <w:rPr>
          <w:rFonts w:hint="eastAsia"/>
        </w:rPr>
        <w:t>dea</w:t>
      </w:r>
      <w:r w:rsidR="00F64C93" w:rsidRPr="005F3727">
        <w:rPr>
          <w:rFonts w:hint="eastAsia"/>
        </w:rPr>
        <w:t>的数据库功能在写</w:t>
      </w:r>
      <w:r w:rsidR="00F64C93" w:rsidRPr="005F3727">
        <w:rPr>
          <w:rFonts w:hint="eastAsia"/>
        </w:rPr>
        <w:t>sql</w:t>
      </w:r>
      <w:r w:rsidR="00F64C93" w:rsidRPr="005F3727">
        <w:rPr>
          <w:rFonts w:hint="eastAsia"/>
        </w:rPr>
        <w:t>语句时，会有非常智能的提示。</w:t>
      </w:r>
    </w:p>
    <w:p w14:paraId="3EE82239" w14:textId="77777777" w:rsidR="00AC6A6B" w:rsidRDefault="00AC6A6B" w:rsidP="00D4736F">
      <w:pPr>
        <w:pStyle w:val="2"/>
        <w:ind w:firstLine="560"/>
      </w:pPr>
      <w:bookmarkStart w:id="18" w:name="_Toc40900982"/>
      <w:r>
        <w:rPr>
          <w:rFonts w:hint="eastAsia"/>
        </w:rPr>
        <w:t>2.6</w:t>
      </w:r>
      <w:r w:rsidRPr="00846F3E">
        <w:rPr>
          <w:rFonts w:hint="eastAsia"/>
        </w:rPr>
        <w:t xml:space="preserve"> </w:t>
      </w:r>
      <w:r>
        <w:rPr>
          <w:rFonts w:hint="eastAsia"/>
        </w:rPr>
        <w:t>Redis内存数据库</w:t>
      </w:r>
      <w:bookmarkEnd w:id="18"/>
    </w:p>
    <w:p w14:paraId="6A75C0F1" w14:textId="77777777" w:rsidR="005F3727" w:rsidRPr="005B7F83" w:rsidRDefault="005F3727" w:rsidP="00F569F2">
      <w:pPr>
        <w:pStyle w:val="aff6"/>
        <w:ind w:firstLine="480"/>
      </w:pPr>
      <w:r w:rsidRPr="005B7F83">
        <w:t>R</w:t>
      </w:r>
      <w:r w:rsidRPr="005B7F83">
        <w:rPr>
          <w:rFonts w:hint="eastAsia"/>
        </w:rPr>
        <w:t>edis</w:t>
      </w:r>
      <w:r w:rsidRPr="005B7F83">
        <w:rPr>
          <w:rFonts w:hint="eastAsia"/>
        </w:rPr>
        <w:t>是一个开源的内存数据库。它不仅仅支持简单的</w:t>
      </w:r>
      <w:r w:rsidRPr="005B7F83">
        <w:rPr>
          <w:rFonts w:hint="eastAsia"/>
        </w:rPr>
        <w:t>key-value</w:t>
      </w:r>
      <w:r w:rsidRPr="005B7F83">
        <w:rPr>
          <w:rFonts w:hint="eastAsia"/>
        </w:rPr>
        <w:t>形式的数据保存，还提供了</w:t>
      </w:r>
      <w:r w:rsidRPr="005B7F83">
        <w:rPr>
          <w:rFonts w:hint="eastAsia"/>
        </w:rPr>
        <w:t>list</w:t>
      </w:r>
      <w:r w:rsidRPr="005B7F83">
        <w:rPr>
          <w:rFonts w:hint="eastAsia"/>
        </w:rPr>
        <w:t>，</w:t>
      </w:r>
      <w:r w:rsidRPr="005B7F83">
        <w:rPr>
          <w:rFonts w:hint="eastAsia"/>
        </w:rPr>
        <w:t>set</w:t>
      </w:r>
      <w:r w:rsidRPr="005B7F83">
        <w:rPr>
          <w:rFonts w:hint="eastAsia"/>
        </w:rPr>
        <w:t>，</w:t>
      </w:r>
      <w:r w:rsidRPr="005B7F83">
        <w:rPr>
          <w:rFonts w:hint="eastAsia"/>
        </w:rPr>
        <w:t>zset</w:t>
      </w:r>
      <w:r w:rsidRPr="005B7F83">
        <w:rPr>
          <w:rFonts w:hint="eastAsia"/>
        </w:rPr>
        <w:t>，</w:t>
      </w:r>
      <w:r w:rsidRPr="005B7F83">
        <w:rPr>
          <w:rFonts w:hint="eastAsia"/>
        </w:rPr>
        <w:t>hash</w:t>
      </w:r>
      <w:r w:rsidRPr="005B7F83">
        <w:rPr>
          <w:rFonts w:hint="eastAsia"/>
        </w:rPr>
        <w:t>等复杂的数据结构存储功能。虽然</w:t>
      </w:r>
      <w:r w:rsidRPr="005B7F83">
        <w:rPr>
          <w:rFonts w:hint="eastAsia"/>
        </w:rPr>
        <w:t>Redis</w:t>
      </w:r>
      <w:r w:rsidRPr="005B7F83">
        <w:rPr>
          <w:rFonts w:hint="eastAsia"/>
        </w:rPr>
        <w:t>是一个内存型数据库，但是通过配置，也是可以通过日志持久化存储的。内存型数据库</w:t>
      </w:r>
      <w:r w:rsidR="00B82A1B" w:rsidRPr="005B7F83">
        <w:rPr>
          <w:rFonts w:hint="eastAsia"/>
        </w:rPr>
        <w:t>因为其数据保存在内存当中，而内存又具有高速读写的特点，所以内存数据库中的数据均可进行高速读写，性能极高。在进行系统设计的时候，通常</w:t>
      </w:r>
      <w:r w:rsidR="005C3D1A" w:rsidRPr="005B7F83">
        <w:rPr>
          <w:rFonts w:hint="eastAsia"/>
        </w:rPr>
        <w:t>用来</w:t>
      </w:r>
      <w:r w:rsidR="00B82A1B" w:rsidRPr="005B7F83">
        <w:rPr>
          <w:rFonts w:hint="eastAsia"/>
        </w:rPr>
        <w:t>缓存从关系型数据库中</w:t>
      </w:r>
      <w:r w:rsidR="005C3D1A" w:rsidRPr="005B7F83">
        <w:rPr>
          <w:rFonts w:hint="eastAsia"/>
        </w:rPr>
        <w:t>读取到的数据，在极少量的修改场景下，直接从内存型数据库中读取数据，大幅度的提高了系统性能。本系统使用</w:t>
      </w:r>
      <w:r w:rsidR="005C3D1A" w:rsidRPr="005B7F83">
        <w:rPr>
          <w:rFonts w:hint="eastAsia"/>
        </w:rPr>
        <w:t>Reids</w:t>
      </w:r>
      <w:r w:rsidR="005C3D1A" w:rsidRPr="005B7F83">
        <w:rPr>
          <w:rFonts w:hint="eastAsia"/>
        </w:rPr>
        <w:lastRenderedPageBreak/>
        <w:t>数据库实现分布式开发中的</w:t>
      </w:r>
      <w:r w:rsidR="005C3D1A" w:rsidRPr="005B7F83">
        <w:rPr>
          <w:rFonts w:hint="eastAsia"/>
        </w:rPr>
        <w:t>Session</w:t>
      </w:r>
      <w:r w:rsidR="005C3D1A" w:rsidRPr="005B7F83">
        <w:rPr>
          <w:rFonts w:hint="eastAsia"/>
        </w:rPr>
        <w:t>共享功能。</w:t>
      </w:r>
      <w:r w:rsidR="005C3D1A" w:rsidRPr="005B7F83">
        <w:rPr>
          <w:rFonts w:hint="eastAsia"/>
        </w:rPr>
        <w:t>Redis</w:t>
      </w:r>
      <w:r w:rsidR="005C3D1A" w:rsidRPr="005B7F83">
        <w:rPr>
          <w:rFonts w:hint="eastAsia"/>
        </w:rPr>
        <w:t>还支持集群化部署，最小可部署三主三从的一个小型集群，大大提高了容错率。</w:t>
      </w:r>
    </w:p>
    <w:p w14:paraId="4277CE65" w14:textId="77777777" w:rsidR="00AC6A6B" w:rsidRDefault="00AC6A6B" w:rsidP="00D4736F">
      <w:pPr>
        <w:pStyle w:val="2"/>
        <w:ind w:firstLine="562"/>
        <w:rPr>
          <w:b/>
        </w:rPr>
      </w:pPr>
      <w:bookmarkStart w:id="19" w:name="_Toc40900983"/>
      <w:r>
        <w:rPr>
          <w:rFonts w:hint="eastAsia"/>
          <w:b/>
        </w:rPr>
        <w:t>2.7</w:t>
      </w:r>
      <w:r>
        <w:rPr>
          <w:b/>
        </w:rPr>
        <w:t xml:space="preserve"> </w:t>
      </w:r>
      <w:r>
        <w:rPr>
          <w:rFonts w:hint="eastAsia"/>
        </w:rPr>
        <w:t>zookeeper+dubbo远程服务调用</w:t>
      </w:r>
      <w:bookmarkEnd w:id="19"/>
    </w:p>
    <w:p w14:paraId="0935C14D" w14:textId="77777777" w:rsidR="005B7F83" w:rsidRDefault="005B7F83" w:rsidP="00F569F2">
      <w:pPr>
        <w:pStyle w:val="aff6"/>
        <w:ind w:firstLine="480"/>
      </w:pPr>
      <w:bookmarkStart w:id="20" w:name="_Toc483089447"/>
      <w:r>
        <w:rPr>
          <w:rFonts w:hint="eastAsia"/>
        </w:rPr>
        <w:t>在分布式开发的系统中，经常出现各种各样的难题，很大一部分都是因为缺少一个协调机制，</w:t>
      </w:r>
      <w:r>
        <w:rPr>
          <w:rFonts w:hint="eastAsia"/>
        </w:rPr>
        <w:t>zookeeper</w:t>
      </w:r>
      <w:r>
        <w:rPr>
          <w:rFonts w:hint="eastAsia"/>
        </w:rPr>
        <w:t>就是提供这个协调机制的服务。</w:t>
      </w:r>
      <w:r>
        <w:rPr>
          <w:rFonts w:hint="eastAsia"/>
        </w:rPr>
        <w:t>zookeeper</w:t>
      </w:r>
      <w:r>
        <w:rPr>
          <w:rFonts w:hint="eastAsia"/>
        </w:rPr>
        <w:t>通常用来解决分布式服务中的数据管理问题。</w:t>
      </w:r>
      <w:r w:rsidR="001B2FA2">
        <w:rPr>
          <w:rFonts w:hint="eastAsia"/>
        </w:rPr>
        <w:t>zookeeper</w:t>
      </w:r>
      <w:r>
        <w:rPr>
          <w:rFonts w:hint="eastAsia"/>
        </w:rPr>
        <w:t>提供的功能主要包括：配置维护、统一命名服务、状态同步、集群管理等。</w:t>
      </w:r>
      <w:r w:rsidR="00C9296B">
        <w:rPr>
          <w:rFonts w:hint="eastAsia"/>
        </w:rPr>
        <w:t>Dubbo</w:t>
      </w:r>
      <w:r w:rsidR="00C9296B">
        <w:rPr>
          <w:rFonts w:hint="eastAsia"/>
        </w:rPr>
        <w:t>是阿里巴巴提供的一个优秀的开源服务框架。在分布式开发系统中，不可避免的涉及到了</w:t>
      </w:r>
      <w:r w:rsidR="00C9296B">
        <w:rPr>
          <w:rFonts w:hint="eastAsia"/>
        </w:rPr>
        <w:t>RPC</w:t>
      </w:r>
      <w:r w:rsidR="00C9296B">
        <w:rPr>
          <w:rFonts w:hint="eastAsia"/>
        </w:rPr>
        <w:t>（</w:t>
      </w:r>
      <w:r w:rsidR="00C9296B" w:rsidRPr="00C9296B">
        <w:t>Remote Procedure Call</w:t>
      </w:r>
      <w:r w:rsidR="00C9296B">
        <w:rPr>
          <w:rFonts w:hint="eastAsia"/>
        </w:rPr>
        <w:t>）</w:t>
      </w:r>
      <w:r w:rsidR="00C9296B">
        <w:rPr>
          <w:rFonts w:hint="eastAsia"/>
        </w:rPr>
        <w:t>--</w:t>
      </w:r>
      <w:r w:rsidR="00C9296B">
        <w:rPr>
          <w:rFonts w:hint="eastAsia"/>
        </w:rPr>
        <w:t>远程过程调用，它可以通过网络从远程服务器上获取使用到的服务，而这个发布服务和提供远程调用的服务框架就是</w:t>
      </w:r>
      <w:r w:rsidR="00C9296B">
        <w:rPr>
          <w:rFonts w:hint="eastAsia"/>
        </w:rPr>
        <w:t>dubbo</w:t>
      </w:r>
      <w:r w:rsidR="00C9296B">
        <w:rPr>
          <w:rFonts w:hint="eastAsia"/>
        </w:rPr>
        <w:t>。通过</w:t>
      </w:r>
      <w:r w:rsidR="00C9296B">
        <w:rPr>
          <w:rFonts w:hint="eastAsia"/>
        </w:rPr>
        <w:t>Dubbo</w:t>
      </w:r>
      <w:r w:rsidR="00C9296B">
        <w:rPr>
          <w:rFonts w:hint="eastAsia"/>
        </w:rPr>
        <w:t>可将服务发布在远程服务器的</w:t>
      </w:r>
      <w:r w:rsidR="00C9296B">
        <w:rPr>
          <w:rFonts w:hint="eastAsia"/>
        </w:rPr>
        <w:t>zookeeper</w:t>
      </w:r>
      <w:r w:rsidR="00C9296B">
        <w:rPr>
          <w:rFonts w:hint="eastAsia"/>
        </w:rPr>
        <w:t>注册中心中，</w:t>
      </w:r>
      <w:r w:rsidR="00C9296B">
        <w:rPr>
          <w:rFonts w:hint="eastAsia"/>
        </w:rPr>
        <w:t>zookeeper</w:t>
      </w:r>
      <w:r w:rsidR="00C9296B">
        <w:rPr>
          <w:rFonts w:hint="eastAsia"/>
        </w:rPr>
        <w:t>协调管理远程请求，通过</w:t>
      </w:r>
      <w:r w:rsidR="00C9296B">
        <w:rPr>
          <w:rFonts w:hint="eastAsia"/>
        </w:rPr>
        <w:t>Dubbo</w:t>
      </w:r>
      <w:r w:rsidR="00C9296B">
        <w:rPr>
          <w:rFonts w:hint="eastAsia"/>
        </w:rPr>
        <w:t>响应远程请求的服务，这个过程就实现了</w:t>
      </w:r>
      <w:r w:rsidR="00C9296B">
        <w:rPr>
          <w:rFonts w:hint="eastAsia"/>
        </w:rPr>
        <w:t>RPC</w:t>
      </w:r>
      <w:r w:rsidR="00C9296B">
        <w:rPr>
          <w:rFonts w:hint="eastAsia"/>
        </w:rPr>
        <w:t>远程过程调用。</w:t>
      </w:r>
    </w:p>
    <w:p w14:paraId="6E455AD2" w14:textId="77777777" w:rsidR="0070283F" w:rsidRDefault="0070283F" w:rsidP="00D4736F">
      <w:pPr>
        <w:pStyle w:val="2"/>
        <w:ind w:firstLine="562"/>
      </w:pPr>
      <w:bookmarkStart w:id="21" w:name="_Toc40900984"/>
      <w:r>
        <w:rPr>
          <w:rFonts w:hint="eastAsia"/>
          <w:b/>
        </w:rPr>
        <w:t>2.8</w:t>
      </w:r>
      <w:r>
        <w:rPr>
          <w:b/>
        </w:rPr>
        <w:t xml:space="preserve"> </w:t>
      </w:r>
      <w:r>
        <w:rPr>
          <w:rFonts w:hint="eastAsia"/>
        </w:rPr>
        <w:t>vsftpd文件管理</w:t>
      </w:r>
      <w:bookmarkEnd w:id="21"/>
    </w:p>
    <w:p w14:paraId="75BA1ECD" w14:textId="77777777" w:rsidR="009727AF" w:rsidRPr="00933EF4" w:rsidRDefault="009727AF" w:rsidP="00F569F2">
      <w:pPr>
        <w:pStyle w:val="aff6"/>
        <w:ind w:firstLine="480"/>
      </w:pPr>
      <w:r w:rsidRPr="00933EF4">
        <w:rPr>
          <w:rFonts w:hint="eastAsia"/>
        </w:rPr>
        <w:t>无论什么系统，上传文件功能必不可少。</w:t>
      </w:r>
      <w:r w:rsidR="00C92A35" w:rsidRPr="00933EF4">
        <w:rPr>
          <w:rFonts w:hint="eastAsia"/>
        </w:rPr>
        <w:t>本系统采用</w:t>
      </w:r>
      <w:r w:rsidR="00C92A35" w:rsidRPr="00933EF4">
        <w:rPr>
          <w:rFonts w:hint="eastAsia"/>
        </w:rPr>
        <w:t>ftp</w:t>
      </w:r>
      <w:r w:rsidR="00C92A35" w:rsidRPr="00933EF4">
        <w:rPr>
          <w:rFonts w:hint="eastAsia"/>
        </w:rPr>
        <w:t>服务上传文件。</w:t>
      </w:r>
      <w:r w:rsidR="00E369A5" w:rsidRPr="00933EF4">
        <w:rPr>
          <w:rFonts w:hint="eastAsia"/>
        </w:rPr>
        <w:t>vsftpd</w:t>
      </w:r>
      <w:r w:rsidR="00E369A5" w:rsidRPr="00933EF4">
        <w:rPr>
          <w:rFonts w:hint="eastAsia"/>
        </w:rPr>
        <w:t>是</w:t>
      </w:r>
      <w:r w:rsidR="00E369A5" w:rsidRPr="00933EF4">
        <w:t>very secure FTP daemon</w:t>
      </w:r>
      <w:r w:rsidR="00E369A5" w:rsidRPr="00933EF4">
        <w:rPr>
          <w:rFonts w:hint="eastAsia"/>
        </w:rPr>
        <w:t>的缩写，主要用于在</w:t>
      </w:r>
      <w:r w:rsidR="00E369A5" w:rsidRPr="00933EF4">
        <w:rPr>
          <w:rFonts w:hint="eastAsia"/>
        </w:rPr>
        <w:t>Internet</w:t>
      </w:r>
      <w:r w:rsidR="00E369A5" w:rsidRPr="00933EF4">
        <w:rPr>
          <w:rFonts w:hint="eastAsia"/>
        </w:rPr>
        <w:t>中控制文件的传输。他的特点是安全，可以运行在</w:t>
      </w:r>
      <w:r w:rsidR="00E369A5" w:rsidRPr="00933EF4">
        <w:rPr>
          <w:rFonts w:hint="eastAsia"/>
        </w:rPr>
        <w:t>linux</w:t>
      </w:r>
      <w:r w:rsidR="00E369A5" w:rsidRPr="00933EF4">
        <w:rPr>
          <w:rFonts w:hint="eastAsia"/>
        </w:rPr>
        <w:t>系统上，而且是一个免费的开源软件，</w:t>
      </w:r>
      <w:r w:rsidR="00C92A35" w:rsidRPr="00933EF4">
        <w:rPr>
          <w:rFonts w:hint="eastAsia"/>
        </w:rPr>
        <w:t>并且他还</w:t>
      </w:r>
      <w:r w:rsidR="00E369A5" w:rsidRPr="00933EF4">
        <w:rPr>
          <w:rFonts w:hint="eastAsia"/>
        </w:rPr>
        <w:t>支持许多其他</w:t>
      </w:r>
      <w:r w:rsidR="00E369A5" w:rsidRPr="00933EF4">
        <w:rPr>
          <w:rFonts w:hint="eastAsia"/>
        </w:rPr>
        <w:t>ftp</w:t>
      </w:r>
      <w:r w:rsidR="00E369A5" w:rsidRPr="00933EF4">
        <w:rPr>
          <w:rFonts w:hint="eastAsia"/>
        </w:rPr>
        <w:t>服务器不支持的特征。</w:t>
      </w:r>
    </w:p>
    <w:p w14:paraId="003C89B3" w14:textId="77777777" w:rsidR="0070283F" w:rsidRDefault="0070283F" w:rsidP="00D4736F">
      <w:pPr>
        <w:pStyle w:val="2"/>
        <w:ind w:firstLine="562"/>
        <w:rPr>
          <w:b/>
        </w:rPr>
      </w:pPr>
      <w:bookmarkStart w:id="22" w:name="_Toc40900985"/>
      <w:r>
        <w:rPr>
          <w:rFonts w:hint="eastAsia"/>
          <w:b/>
        </w:rPr>
        <w:t>2.9</w:t>
      </w:r>
      <w:r>
        <w:rPr>
          <w:b/>
        </w:rPr>
        <w:t xml:space="preserve"> </w:t>
      </w:r>
      <w:r>
        <w:rPr>
          <w:rFonts w:hint="eastAsia"/>
        </w:rPr>
        <w:t>nginx反向代理技术</w:t>
      </w:r>
      <w:bookmarkEnd w:id="22"/>
    </w:p>
    <w:p w14:paraId="2D7B48CF" w14:textId="77777777" w:rsidR="0070283F" w:rsidRDefault="00933EF4" w:rsidP="00F569F2">
      <w:pPr>
        <w:pStyle w:val="aff6"/>
        <w:ind w:firstLine="480"/>
      </w:pPr>
      <w:r>
        <w:rPr>
          <w:rFonts w:hint="eastAsia"/>
        </w:rPr>
        <w:t>nginx</w:t>
      </w:r>
      <w:r>
        <w:rPr>
          <w:rFonts w:hint="eastAsia"/>
        </w:rPr>
        <w:t>是一个网络资源反向代理服务器，使用</w:t>
      </w:r>
      <w:r>
        <w:rPr>
          <w:rFonts w:hint="eastAsia"/>
        </w:rPr>
        <w:t>nginx</w:t>
      </w:r>
      <w:r>
        <w:rPr>
          <w:rFonts w:hint="eastAsia"/>
        </w:rPr>
        <w:t>，可以将主机上的网络资源，反向代理到置顶的域名之上。本系统是由</w:t>
      </w:r>
      <w:r>
        <w:rPr>
          <w:rFonts w:hint="eastAsia"/>
        </w:rPr>
        <w:t>vsftpd</w:t>
      </w:r>
      <w:r>
        <w:rPr>
          <w:rFonts w:hint="eastAsia"/>
        </w:rPr>
        <w:t>上传文件，使用</w:t>
      </w:r>
      <w:r>
        <w:rPr>
          <w:rFonts w:hint="eastAsia"/>
        </w:rPr>
        <w:t>nginx</w:t>
      </w:r>
      <w:r>
        <w:rPr>
          <w:rFonts w:hint="eastAsia"/>
        </w:rPr>
        <w:t>反向代理上传文件的路径，是文件可通过一个</w:t>
      </w:r>
      <w:r>
        <w:rPr>
          <w:rFonts w:hint="eastAsia"/>
        </w:rPr>
        <w:t>url</w:t>
      </w:r>
      <w:r>
        <w:rPr>
          <w:rFonts w:hint="eastAsia"/>
        </w:rPr>
        <w:t>路径就能访问到。</w:t>
      </w:r>
    </w:p>
    <w:p w14:paraId="6DA4EA31" w14:textId="77777777" w:rsidR="00042D78" w:rsidRDefault="00042D78" w:rsidP="00D4736F">
      <w:pPr>
        <w:pStyle w:val="2"/>
        <w:ind w:firstLine="560"/>
      </w:pPr>
      <w:bookmarkStart w:id="23" w:name="_Toc40900986"/>
      <w:r>
        <w:rPr>
          <w:rFonts w:hint="eastAsia"/>
        </w:rPr>
        <w:t>2.10</w:t>
      </w:r>
      <w:r>
        <w:t xml:space="preserve"> </w:t>
      </w:r>
      <w:r>
        <w:rPr>
          <w:rFonts w:hint="eastAsia"/>
        </w:rPr>
        <w:t>Maven管理工具</w:t>
      </w:r>
      <w:bookmarkEnd w:id="23"/>
    </w:p>
    <w:p w14:paraId="6AB93C7B" w14:textId="77777777" w:rsidR="00806947" w:rsidRDefault="00806947" w:rsidP="00F569F2">
      <w:pPr>
        <w:pStyle w:val="aff6"/>
        <w:ind w:firstLine="480"/>
      </w:pPr>
      <w:r>
        <w:t>Maven</w:t>
      </w:r>
      <w:r>
        <w:rPr>
          <w:rFonts w:hint="eastAsia"/>
        </w:rPr>
        <w:t>是基于项目对象模型来管理项目构建的软件项目管理工具。是一款强大的自动化构建工具。通过</w:t>
      </w:r>
      <w:r>
        <w:rPr>
          <w:rFonts w:hint="eastAsia"/>
        </w:rPr>
        <w:t>maven</w:t>
      </w:r>
      <w:r>
        <w:rPr>
          <w:rFonts w:hint="eastAsia"/>
        </w:rPr>
        <w:t>，可以更加方便的进行项目的编译、测试、运行和打包。不仅如此，</w:t>
      </w:r>
      <w:r>
        <w:rPr>
          <w:rFonts w:hint="eastAsia"/>
        </w:rPr>
        <w:t>maven</w:t>
      </w:r>
      <w:r>
        <w:rPr>
          <w:rFonts w:hint="eastAsia"/>
        </w:rPr>
        <w:t>统一帮助我们管理第三方</w:t>
      </w:r>
      <w:r w:rsidR="00ED44B0">
        <w:rPr>
          <w:rFonts w:hint="eastAsia"/>
        </w:rPr>
        <w:t>依赖，自动导入项目依赖。</w:t>
      </w:r>
    </w:p>
    <w:p w14:paraId="5F521D10" w14:textId="77777777" w:rsidR="0070283F" w:rsidRPr="00042D78" w:rsidRDefault="0070283F" w:rsidP="005F3727">
      <w:pPr>
        <w:spacing w:line="360" w:lineRule="exact"/>
        <w:ind w:firstLineChars="200" w:firstLine="480"/>
        <w:rPr>
          <w:rFonts w:ascii="宋体" w:eastAsia="宋体" w:hAnsi="宋体" w:cs="宋体"/>
          <w:sz w:val="24"/>
          <w:szCs w:val="24"/>
        </w:rPr>
      </w:pPr>
    </w:p>
    <w:p w14:paraId="6C31DB9B" w14:textId="77777777" w:rsidR="00C76B89" w:rsidRPr="00D4736F" w:rsidRDefault="005B7F83" w:rsidP="00D4736F">
      <w:pPr>
        <w:pStyle w:val="1"/>
        <w:spacing w:before="800" w:after="400" w:line="400" w:lineRule="exact"/>
        <w:ind w:firstLine="600"/>
        <w:jc w:val="center"/>
        <w:rPr>
          <w:rFonts w:ascii="黑体" w:eastAsia="黑体" w:hAnsi="黑体"/>
          <w:b w:val="0"/>
          <w:sz w:val="30"/>
          <w:szCs w:val="30"/>
        </w:rPr>
      </w:pPr>
      <w:bookmarkStart w:id="24" w:name="_Toc40900987"/>
      <w:r w:rsidRPr="00D4736F">
        <w:rPr>
          <w:rFonts w:ascii="黑体" w:eastAsia="黑体" w:hAnsi="黑体" w:hint="eastAsia"/>
          <w:b w:val="0"/>
          <w:sz w:val="30"/>
          <w:szCs w:val="30"/>
        </w:rPr>
        <w:lastRenderedPageBreak/>
        <w:t>3 需求分析</w:t>
      </w:r>
      <w:bookmarkEnd w:id="20"/>
      <w:bookmarkEnd w:id="24"/>
    </w:p>
    <w:p w14:paraId="4FC2BF9F" w14:textId="77777777" w:rsidR="00C76B89" w:rsidRPr="001B6365" w:rsidRDefault="00C76B89" w:rsidP="00D4736F">
      <w:pPr>
        <w:pStyle w:val="2"/>
        <w:ind w:firstLine="560"/>
      </w:pPr>
      <w:bookmarkStart w:id="25" w:name="_Toc483089448"/>
      <w:bookmarkStart w:id="26" w:name="_Toc40900988"/>
      <w:r>
        <w:rPr>
          <w:rFonts w:hint="eastAsia"/>
        </w:rPr>
        <w:t>3</w:t>
      </w:r>
      <w:r w:rsidRPr="00DC7EDE">
        <w:rPr>
          <w:rFonts w:hint="eastAsia"/>
        </w:rPr>
        <w:t>.1</w:t>
      </w:r>
      <w:r w:rsidR="0012672D">
        <w:rPr>
          <w:rFonts w:hint="eastAsia"/>
        </w:rPr>
        <w:t xml:space="preserve"> </w:t>
      </w:r>
      <w:r w:rsidRPr="00DC7EDE">
        <w:rPr>
          <w:rFonts w:hint="eastAsia"/>
        </w:rPr>
        <w:t>业务需求</w:t>
      </w:r>
      <w:bookmarkEnd w:id="25"/>
      <w:bookmarkEnd w:id="26"/>
    </w:p>
    <w:p w14:paraId="7D3E0967" w14:textId="77777777" w:rsidR="00C76B89" w:rsidRPr="003A2E13" w:rsidRDefault="002B0923" w:rsidP="00F569F2">
      <w:pPr>
        <w:pStyle w:val="aff6"/>
        <w:ind w:firstLine="480"/>
      </w:pPr>
      <w:r>
        <w:rPr>
          <w:rFonts w:hint="eastAsia"/>
        </w:rPr>
        <w:t>本系统的业务需求如下：</w:t>
      </w:r>
    </w:p>
    <w:p w14:paraId="4FFBC208" w14:textId="265F066C" w:rsidR="001B2FA2" w:rsidRDefault="00736E9F" w:rsidP="00F569F2">
      <w:pPr>
        <w:pStyle w:val="aff6"/>
        <w:ind w:firstLine="480"/>
      </w:pPr>
      <w:r>
        <w:rPr>
          <w:rFonts w:hint="eastAsia"/>
        </w:rPr>
        <w:t>1</w:t>
      </w:r>
      <w:r>
        <w:rPr>
          <w:rFonts w:hint="eastAsia"/>
        </w:rPr>
        <w:t>、</w:t>
      </w:r>
      <w:r w:rsidR="001B2FA2">
        <w:rPr>
          <w:rFonts w:hint="eastAsia"/>
        </w:rPr>
        <w:t>提供一个供方舟生存进化游戏受众</w:t>
      </w:r>
      <w:r w:rsidR="001F0367">
        <w:rPr>
          <w:rFonts w:hint="eastAsia"/>
        </w:rPr>
        <w:t>交流的平台。</w:t>
      </w:r>
    </w:p>
    <w:p w14:paraId="084F9270" w14:textId="34CF71B5" w:rsidR="00C76B89" w:rsidRPr="00C159D4" w:rsidRDefault="00736E9F" w:rsidP="00F569F2">
      <w:pPr>
        <w:pStyle w:val="aff6"/>
        <w:ind w:firstLine="480"/>
      </w:pPr>
      <w:r>
        <w:rPr>
          <w:rFonts w:hint="eastAsia"/>
        </w:rPr>
        <w:t>2</w:t>
      </w:r>
      <w:r>
        <w:rPr>
          <w:rFonts w:hint="eastAsia"/>
        </w:rPr>
        <w:t>、</w:t>
      </w:r>
      <w:r w:rsidR="00C76B89" w:rsidRPr="00C159D4">
        <w:rPr>
          <w:rFonts w:hint="eastAsia"/>
        </w:rPr>
        <w:t>能够安全有效的处理</w:t>
      </w:r>
      <w:r w:rsidR="001F0367">
        <w:rPr>
          <w:rFonts w:hint="eastAsia"/>
        </w:rPr>
        <w:t>多个用户交流问题。</w:t>
      </w:r>
    </w:p>
    <w:p w14:paraId="6FB18AE2" w14:textId="5EC201AF" w:rsidR="001F0367" w:rsidRDefault="00736E9F" w:rsidP="00F569F2">
      <w:pPr>
        <w:pStyle w:val="aff6"/>
        <w:ind w:firstLine="480"/>
      </w:pPr>
      <w:r>
        <w:rPr>
          <w:rFonts w:hint="eastAsia"/>
        </w:rPr>
        <w:t>3</w:t>
      </w:r>
      <w:r>
        <w:rPr>
          <w:rFonts w:hint="eastAsia"/>
        </w:rPr>
        <w:t>、</w:t>
      </w:r>
      <w:r w:rsidR="001F0367">
        <w:rPr>
          <w:rFonts w:hint="eastAsia"/>
        </w:rPr>
        <w:t>解决游戏受众交流困难，有问题没有地方申诉的痛点。</w:t>
      </w:r>
      <w:r w:rsidR="001F0367">
        <w:t xml:space="preserve"> </w:t>
      </w:r>
    </w:p>
    <w:p w14:paraId="0929E2C9" w14:textId="51083C7F" w:rsidR="001F0367" w:rsidRDefault="00736E9F" w:rsidP="00F569F2">
      <w:pPr>
        <w:pStyle w:val="aff6"/>
        <w:ind w:firstLine="480"/>
      </w:pPr>
      <w:r>
        <w:rPr>
          <w:rFonts w:hint="eastAsia"/>
        </w:rPr>
        <w:t>4</w:t>
      </w:r>
      <w:r>
        <w:rPr>
          <w:rFonts w:hint="eastAsia"/>
        </w:rPr>
        <w:t>、</w:t>
      </w:r>
      <w:r w:rsidR="001F0367">
        <w:rPr>
          <w:rFonts w:hint="eastAsia"/>
        </w:rPr>
        <w:t>及时的消息提示系统</w:t>
      </w:r>
      <w:r w:rsidR="00C76B89" w:rsidRPr="00C159D4">
        <w:rPr>
          <w:rFonts w:hint="eastAsia"/>
        </w:rPr>
        <w:t>，</w:t>
      </w:r>
      <w:r w:rsidR="001F0367">
        <w:rPr>
          <w:rFonts w:hint="eastAsia"/>
        </w:rPr>
        <w:t>用户可以在</w:t>
      </w:r>
      <w:r w:rsidR="00C76B89" w:rsidRPr="00C159D4">
        <w:rPr>
          <w:rFonts w:hint="eastAsia"/>
        </w:rPr>
        <w:t>最短的时间内</w:t>
      </w:r>
      <w:r w:rsidR="001F0367">
        <w:rPr>
          <w:rFonts w:hint="eastAsia"/>
        </w:rPr>
        <w:t>得到问题的回答或者解决思路。</w:t>
      </w:r>
    </w:p>
    <w:p w14:paraId="26EDF50A" w14:textId="6D480A51" w:rsidR="001F0367" w:rsidRDefault="00736E9F" w:rsidP="00F569F2">
      <w:pPr>
        <w:pStyle w:val="aff6"/>
        <w:ind w:firstLine="480"/>
      </w:pPr>
      <w:r>
        <w:rPr>
          <w:rFonts w:hint="eastAsia"/>
        </w:rPr>
        <w:t>5</w:t>
      </w:r>
      <w:r>
        <w:rPr>
          <w:rFonts w:hint="eastAsia"/>
        </w:rPr>
        <w:t>、</w:t>
      </w:r>
      <w:r w:rsidR="001F0367">
        <w:rPr>
          <w:rFonts w:hint="eastAsia"/>
        </w:rPr>
        <w:t>在系统出问题的时候，可以最快进行报修处理。</w:t>
      </w:r>
    </w:p>
    <w:p w14:paraId="11DE4712" w14:textId="2FCA2546" w:rsidR="001F0367" w:rsidRDefault="00736E9F" w:rsidP="00F569F2">
      <w:pPr>
        <w:pStyle w:val="aff6"/>
        <w:ind w:firstLine="480"/>
      </w:pPr>
      <w:r>
        <w:rPr>
          <w:rFonts w:hint="eastAsia"/>
        </w:rPr>
        <w:t>6</w:t>
      </w:r>
      <w:r>
        <w:rPr>
          <w:rFonts w:hint="eastAsia"/>
        </w:rPr>
        <w:t>、</w:t>
      </w:r>
      <w:r w:rsidR="001F0367">
        <w:rPr>
          <w:rFonts w:hint="eastAsia"/>
        </w:rPr>
        <w:t>保障用户隐私。</w:t>
      </w:r>
    </w:p>
    <w:p w14:paraId="523EC932" w14:textId="77777777" w:rsidR="00C76B89" w:rsidRPr="000740F3" w:rsidRDefault="00C76B89" w:rsidP="00D4736F">
      <w:pPr>
        <w:pStyle w:val="2"/>
        <w:ind w:firstLine="560"/>
      </w:pPr>
      <w:bookmarkStart w:id="27" w:name="_Toc483089449"/>
      <w:bookmarkStart w:id="28" w:name="_Toc40900989"/>
      <w:r>
        <w:rPr>
          <w:rFonts w:hint="eastAsia"/>
        </w:rPr>
        <w:t>3</w:t>
      </w:r>
      <w:r w:rsidRPr="000740F3">
        <w:rPr>
          <w:rFonts w:hint="eastAsia"/>
        </w:rPr>
        <w:t>.2</w:t>
      </w:r>
      <w:r w:rsidR="0012672D">
        <w:rPr>
          <w:rFonts w:hint="eastAsia"/>
        </w:rPr>
        <w:t xml:space="preserve"> </w:t>
      </w:r>
      <w:r w:rsidRPr="000740F3">
        <w:rPr>
          <w:rFonts w:hint="eastAsia"/>
        </w:rPr>
        <w:t>用户需求</w:t>
      </w:r>
      <w:bookmarkEnd w:id="27"/>
      <w:bookmarkEnd w:id="28"/>
    </w:p>
    <w:p w14:paraId="4DB96372" w14:textId="08D87A4F" w:rsidR="00C76B89" w:rsidRDefault="00D02ED3" w:rsidP="00F569F2">
      <w:pPr>
        <w:pStyle w:val="aff6"/>
        <w:ind w:firstLine="480"/>
      </w:pPr>
      <w:r>
        <w:rPr>
          <w:rFonts w:hint="eastAsia"/>
          <w:noProof/>
        </w:rPr>
        <w:drawing>
          <wp:anchor distT="0" distB="0" distL="114300" distR="114300" simplePos="0" relativeHeight="251619840" behindDoc="0" locked="0" layoutInCell="1" allowOverlap="1" wp14:anchorId="044930EF" wp14:editId="69F720EB">
            <wp:simplePos x="0" y="0"/>
            <wp:positionH relativeFrom="column">
              <wp:posOffset>671195</wp:posOffset>
            </wp:positionH>
            <wp:positionV relativeFrom="paragraph">
              <wp:posOffset>571228</wp:posOffset>
            </wp:positionV>
            <wp:extent cx="4733290" cy="3048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733290" cy="3048000"/>
                    </a:xfrm>
                    <a:prstGeom prst="rect">
                      <a:avLst/>
                    </a:prstGeom>
                  </pic:spPr>
                </pic:pic>
              </a:graphicData>
            </a:graphic>
            <wp14:sizeRelH relativeFrom="page">
              <wp14:pctWidth>0</wp14:pctWidth>
            </wp14:sizeRelH>
            <wp14:sizeRelV relativeFrom="page">
              <wp14:pctHeight>0</wp14:pctHeight>
            </wp14:sizeRelV>
          </wp:anchor>
        </w:drawing>
      </w:r>
      <w:r w:rsidR="00736E9F">
        <w:rPr>
          <w:rFonts w:hint="eastAsia"/>
        </w:rPr>
        <w:t>1</w:t>
      </w:r>
      <w:r w:rsidR="00736E9F">
        <w:rPr>
          <w:rFonts w:hint="eastAsia"/>
        </w:rPr>
        <w:t>、</w:t>
      </w:r>
      <w:r w:rsidR="00D10E27" w:rsidRPr="00C159D4">
        <w:rPr>
          <w:rFonts w:hint="eastAsia"/>
        </w:rPr>
        <w:t>管理员</w:t>
      </w:r>
      <w:r w:rsidR="00A15379">
        <w:rPr>
          <w:rFonts w:hint="eastAsia"/>
        </w:rPr>
        <w:t>应</w:t>
      </w:r>
      <w:r w:rsidR="007C2E7C">
        <w:rPr>
          <w:rFonts w:hint="eastAsia"/>
        </w:rPr>
        <w:t>具有最高权限</w:t>
      </w:r>
      <w:r w:rsidR="00A15379">
        <w:rPr>
          <w:rFonts w:hint="eastAsia"/>
        </w:rPr>
        <w:t>，可登录后台系统和前台系统</w:t>
      </w:r>
      <w:r w:rsidR="006F3362">
        <w:rPr>
          <w:rFonts w:hint="eastAsia"/>
        </w:rPr>
        <w:t>。</w:t>
      </w:r>
      <w:r w:rsidR="00253FED">
        <w:rPr>
          <w:rFonts w:hint="eastAsia"/>
        </w:rPr>
        <w:t>可在后台系统中</w:t>
      </w:r>
      <w:r w:rsidR="00A15379">
        <w:rPr>
          <w:rFonts w:hint="eastAsia"/>
        </w:rPr>
        <w:t>对板块、帖子、分类、信息、</w:t>
      </w:r>
      <w:r w:rsidR="006F3362">
        <w:rPr>
          <w:rFonts w:hint="eastAsia"/>
        </w:rPr>
        <w:t>用户、帖子收藏、多级评论</w:t>
      </w:r>
      <w:r>
        <w:rPr>
          <w:rFonts w:hint="eastAsia"/>
        </w:rPr>
        <w:t>、站内信息</w:t>
      </w:r>
      <w:r w:rsidR="006F3362">
        <w:rPr>
          <w:rFonts w:hint="eastAsia"/>
        </w:rPr>
        <w:t>进行管理。</w:t>
      </w:r>
    </w:p>
    <w:p w14:paraId="5C28F5E9" w14:textId="77777777" w:rsidR="00D02ED3" w:rsidRPr="009E7F68" w:rsidRDefault="00D02ED3" w:rsidP="00D02ED3">
      <w:pPr>
        <w:pStyle w:val="aa"/>
        <w:spacing w:beforeLines="50" w:before="143" w:afterLines="50" w:after="143"/>
        <w:ind w:firstLine="360"/>
        <w:jc w:val="center"/>
        <w:rPr>
          <w:rFonts w:ascii="黑体" w:hAnsi="黑体" w:cs="黑体"/>
          <w:sz w:val="18"/>
          <w:szCs w:val="18"/>
        </w:rPr>
      </w:pPr>
      <w:r w:rsidRPr="009E7F68">
        <w:rPr>
          <w:rFonts w:ascii="黑体" w:hAnsi="黑体" w:cs="黑体" w:hint="eastAsia"/>
          <w:sz w:val="18"/>
          <w:szCs w:val="18"/>
        </w:rPr>
        <w:t>图3-1系统管理员角色权限图</w:t>
      </w:r>
    </w:p>
    <w:p w14:paraId="2A6EE242" w14:textId="77777777" w:rsidR="00253FED" w:rsidRPr="00D02ED3" w:rsidRDefault="00253FED" w:rsidP="00B77796">
      <w:pPr>
        <w:spacing w:line="360" w:lineRule="exact"/>
        <w:ind w:firstLineChars="200" w:firstLine="480"/>
        <w:rPr>
          <w:rFonts w:ascii="宋体" w:eastAsia="宋体" w:hAnsi="宋体" w:cs="宋体"/>
          <w:sz w:val="24"/>
          <w:szCs w:val="24"/>
        </w:rPr>
      </w:pPr>
    </w:p>
    <w:p w14:paraId="7AEAC60E" w14:textId="46A5340C" w:rsidR="00C76B89" w:rsidRDefault="00855053" w:rsidP="00F569F2">
      <w:pPr>
        <w:pStyle w:val="aff6"/>
        <w:ind w:firstLine="480"/>
      </w:pPr>
      <w:r>
        <w:rPr>
          <w:rFonts w:hint="eastAsia"/>
          <w:noProof/>
        </w:rPr>
        <w:lastRenderedPageBreak/>
        <w:drawing>
          <wp:anchor distT="0" distB="0" distL="114300" distR="114300" simplePos="0" relativeHeight="251621888" behindDoc="0" locked="0" layoutInCell="1" allowOverlap="1" wp14:anchorId="652B8029" wp14:editId="50E08EC4">
            <wp:simplePos x="0" y="0"/>
            <wp:positionH relativeFrom="column">
              <wp:posOffset>1221740</wp:posOffset>
            </wp:positionH>
            <wp:positionV relativeFrom="paragraph">
              <wp:posOffset>611505</wp:posOffset>
            </wp:positionV>
            <wp:extent cx="3434080" cy="236728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版主权限图.png"/>
                    <pic:cNvPicPr/>
                  </pic:nvPicPr>
                  <pic:blipFill>
                    <a:blip r:embed="rId18">
                      <a:extLst>
                        <a:ext uri="{28A0092B-C50C-407E-A947-70E740481C1C}">
                          <a14:useLocalDpi xmlns:a14="http://schemas.microsoft.com/office/drawing/2010/main" val="0"/>
                        </a:ext>
                      </a:extLst>
                    </a:blip>
                    <a:stretch>
                      <a:fillRect/>
                    </a:stretch>
                  </pic:blipFill>
                  <pic:spPr>
                    <a:xfrm>
                      <a:off x="0" y="0"/>
                      <a:ext cx="3434080" cy="2367280"/>
                    </a:xfrm>
                    <a:prstGeom prst="rect">
                      <a:avLst/>
                    </a:prstGeom>
                  </pic:spPr>
                </pic:pic>
              </a:graphicData>
            </a:graphic>
            <wp14:sizeRelH relativeFrom="page">
              <wp14:pctWidth>0</wp14:pctWidth>
            </wp14:sizeRelH>
            <wp14:sizeRelV relativeFrom="page">
              <wp14:pctHeight>0</wp14:pctHeight>
            </wp14:sizeRelV>
          </wp:anchor>
        </w:drawing>
      </w:r>
      <w:r w:rsidR="00736E9F">
        <w:rPr>
          <w:rFonts w:hint="eastAsia"/>
        </w:rPr>
        <w:t>2</w:t>
      </w:r>
      <w:r w:rsidR="00736E9F">
        <w:rPr>
          <w:rFonts w:hint="eastAsia"/>
        </w:rPr>
        <w:t>、</w:t>
      </w:r>
      <w:r w:rsidR="00D02ED3">
        <w:rPr>
          <w:rFonts w:hint="eastAsia"/>
        </w:rPr>
        <w:t>版主：可对板块中的文章进行置顶、取消置顶、删除、删除其文章的一级评论和多级评论。同时版主角色属于系统会员，会员具有的权限，版主均具有。</w:t>
      </w:r>
    </w:p>
    <w:p w14:paraId="1BBCFD40" w14:textId="77777777" w:rsidR="00855053" w:rsidRPr="009E7F68" w:rsidRDefault="00855053" w:rsidP="00855053">
      <w:pPr>
        <w:pStyle w:val="aa"/>
        <w:spacing w:beforeLines="50" w:before="143" w:afterLines="50" w:after="143"/>
        <w:ind w:firstLine="360"/>
        <w:jc w:val="center"/>
        <w:rPr>
          <w:rFonts w:ascii="黑体" w:hAnsi="黑体" w:cs="黑体"/>
          <w:sz w:val="18"/>
          <w:szCs w:val="18"/>
        </w:rPr>
      </w:pPr>
      <w:bookmarkStart w:id="29" w:name="_Hlk40179435"/>
      <w:r w:rsidRPr="009E7F68">
        <w:rPr>
          <w:rFonts w:ascii="黑体" w:hAnsi="黑体" w:cs="黑体" w:hint="eastAsia"/>
          <w:sz w:val="18"/>
          <w:szCs w:val="18"/>
        </w:rPr>
        <w:t>图3-</w:t>
      </w:r>
      <w:r>
        <w:rPr>
          <w:rFonts w:ascii="黑体" w:hAnsi="黑体" w:cs="黑体" w:hint="eastAsia"/>
          <w:sz w:val="18"/>
          <w:szCs w:val="18"/>
        </w:rPr>
        <w:t>2版主权限图</w:t>
      </w:r>
    </w:p>
    <w:bookmarkEnd w:id="29"/>
    <w:p w14:paraId="3C4C44F6" w14:textId="77777777" w:rsidR="00855053" w:rsidRPr="00855053" w:rsidRDefault="00855053" w:rsidP="00B77796">
      <w:pPr>
        <w:spacing w:line="360" w:lineRule="exact"/>
        <w:ind w:firstLineChars="200" w:firstLine="480"/>
        <w:rPr>
          <w:rFonts w:ascii="宋体" w:eastAsia="宋体" w:hAnsi="宋体" w:cs="宋体"/>
          <w:sz w:val="24"/>
          <w:szCs w:val="24"/>
        </w:rPr>
      </w:pPr>
    </w:p>
    <w:p w14:paraId="54FE5A7F" w14:textId="19BEB257" w:rsidR="0054444F" w:rsidRDefault="007A6DDF" w:rsidP="00F569F2">
      <w:pPr>
        <w:pStyle w:val="aff6"/>
        <w:ind w:firstLine="480"/>
      </w:pPr>
      <w:r>
        <w:rPr>
          <w:rFonts w:hint="eastAsia"/>
          <w:noProof/>
        </w:rPr>
        <w:drawing>
          <wp:anchor distT="0" distB="0" distL="114300" distR="114300" simplePos="0" relativeHeight="251623936" behindDoc="0" locked="0" layoutInCell="1" allowOverlap="1" wp14:anchorId="51D1E84B" wp14:editId="7CC95F15">
            <wp:simplePos x="0" y="0"/>
            <wp:positionH relativeFrom="column">
              <wp:posOffset>1178379</wp:posOffset>
            </wp:positionH>
            <wp:positionV relativeFrom="paragraph">
              <wp:posOffset>623933</wp:posOffset>
            </wp:positionV>
            <wp:extent cx="3401695" cy="3073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会员权限图.png"/>
                    <pic:cNvPicPr/>
                  </pic:nvPicPr>
                  <pic:blipFill>
                    <a:blip r:embed="rId19">
                      <a:extLst>
                        <a:ext uri="{28A0092B-C50C-407E-A947-70E740481C1C}">
                          <a14:useLocalDpi xmlns:a14="http://schemas.microsoft.com/office/drawing/2010/main" val="0"/>
                        </a:ext>
                      </a:extLst>
                    </a:blip>
                    <a:stretch>
                      <a:fillRect/>
                    </a:stretch>
                  </pic:blipFill>
                  <pic:spPr>
                    <a:xfrm>
                      <a:off x="0" y="0"/>
                      <a:ext cx="3401695" cy="3073400"/>
                    </a:xfrm>
                    <a:prstGeom prst="rect">
                      <a:avLst/>
                    </a:prstGeom>
                  </pic:spPr>
                </pic:pic>
              </a:graphicData>
            </a:graphic>
            <wp14:sizeRelH relativeFrom="page">
              <wp14:pctWidth>0</wp14:pctWidth>
            </wp14:sizeRelH>
            <wp14:sizeRelV relativeFrom="page">
              <wp14:pctHeight>0</wp14:pctHeight>
            </wp14:sizeRelV>
          </wp:anchor>
        </w:drawing>
      </w:r>
      <w:r w:rsidR="00736E9F">
        <w:rPr>
          <w:rFonts w:hint="eastAsia"/>
        </w:rPr>
        <w:t>3</w:t>
      </w:r>
      <w:r w:rsidR="00736E9F">
        <w:rPr>
          <w:rFonts w:hint="eastAsia"/>
        </w:rPr>
        <w:t>、</w:t>
      </w:r>
      <w:r w:rsidR="00D02ED3">
        <w:rPr>
          <w:rFonts w:hint="eastAsia"/>
        </w:rPr>
        <w:t>系统会员：浏览帖子、发布帖子、发布帖子时添加帖子分类、可将帖子添加到指定板块（非公告</w:t>
      </w:r>
      <w:r w:rsidR="00D02ED3">
        <w:t>）</w:t>
      </w:r>
      <w:r w:rsidR="00D02ED3">
        <w:rPr>
          <w:rFonts w:hint="eastAsia"/>
        </w:rPr>
        <w:t>、关注</w:t>
      </w:r>
      <w:r w:rsidR="00D02ED3">
        <w:rPr>
          <w:rFonts w:hint="eastAsia"/>
        </w:rPr>
        <w:t>/</w:t>
      </w:r>
      <w:r w:rsidR="00D02ED3">
        <w:rPr>
          <w:rFonts w:hint="eastAsia"/>
        </w:rPr>
        <w:t>取关其他用户、评论文章信息、回复评论信息、接收站内信。</w:t>
      </w:r>
    </w:p>
    <w:p w14:paraId="3CE29EC4" w14:textId="77777777" w:rsidR="00C76B89" w:rsidRPr="0054444F" w:rsidRDefault="0054444F" w:rsidP="0054444F">
      <w:pPr>
        <w:pStyle w:val="aa"/>
        <w:spacing w:beforeLines="50" w:before="143" w:afterLines="50" w:after="143"/>
        <w:ind w:firstLine="360"/>
        <w:jc w:val="center"/>
        <w:rPr>
          <w:rFonts w:ascii="黑体" w:hAnsi="黑体" w:cs="黑体"/>
          <w:sz w:val="18"/>
          <w:szCs w:val="18"/>
        </w:rPr>
      </w:pPr>
      <w:r w:rsidRPr="0054444F">
        <w:rPr>
          <w:rFonts w:ascii="黑体" w:hAnsi="黑体" w:cs="黑体" w:hint="eastAsia"/>
          <w:sz w:val="18"/>
          <w:szCs w:val="18"/>
        </w:rPr>
        <w:t>图3-3会员权限图</w:t>
      </w:r>
    </w:p>
    <w:p w14:paraId="5CF19CDE" w14:textId="23355A3A" w:rsidR="00C76B89" w:rsidRDefault="00736E9F" w:rsidP="00F569F2">
      <w:pPr>
        <w:pStyle w:val="aff6"/>
        <w:ind w:firstLine="480"/>
      </w:pPr>
      <w:r>
        <w:rPr>
          <w:rFonts w:hint="eastAsia"/>
        </w:rPr>
        <w:t>4</w:t>
      </w:r>
      <w:r>
        <w:rPr>
          <w:rFonts w:hint="eastAsia"/>
        </w:rPr>
        <w:t>、</w:t>
      </w:r>
      <w:r w:rsidR="00C64D08">
        <w:rPr>
          <w:rFonts w:hint="eastAsia"/>
        </w:rPr>
        <w:t>游客</w:t>
      </w:r>
      <w:r w:rsidR="00C64D08">
        <w:rPr>
          <w:rFonts w:hint="eastAsia"/>
        </w:rPr>
        <w:t>:</w:t>
      </w:r>
      <w:r w:rsidR="00C64D08">
        <w:t>游客不需要登录，系统中无账户。只可进行浏览帖子，查看公告。</w:t>
      </w:r>
    </w:p>
    <w:p w14:paraId="3C1BDE6B" w14:textId="77777777" w:rsidR="00C76B89" w:rsidRPr="000740F3" w:rsidRDefault="00C76B89" w:rsidP="00D4736F">
      <w:pPr>
        <w:pStyle w:val="2"/>
        <w:ind w:firstLine="560"/>
      </w:pPr>
      <w:bookmarkStart w:id="30" w:name="_Toc483089450"/>
      <w:bookmarkStart w:id="31" w:name="_Toc40900990"/>
      <w:r>
        <w:rPr>
          <w:rFonts w:hint="eastAsia"/>
        </w:rPr>
        <w:t>3</w:t>
      </w:r>
      <w:r w:rsidRPr="000740F3">
        <w:rPr>
          <w:rFonts w:hint="eastAsia"/>
        </w:rPr>
        <w:t>.3</w:t>
      </w:r>
      <w:r w:rsidR="0012672D">
        <w:rPr>
          <w:rFonts w:hint="eastAsia"/>
        </w:rPr>
        <w:t xml:space="preserve"> </w:t>
      </w:r>
      <w:r w:rsidRPr="000740F3">
        <w:rPr>
          <w:rFonts w:hint="eastAsia"/>
        </w:rPr>
        <w:t>功能需求</w:t>
      </w:r>
      <w:bookmarkEnd w:id="30"/>
      <w:bookmarkEnd w:id="31"/>
    </w:p>
    <w:p w14:paraId="14308CAF" w14:textId="594F82C4" w:rsidR="00C76B89" w:rsidRDefault="00C76B89" w:rsidP="00F569F2">
      <w:pPr>
        <w:pStyle w:val="aff6"/>
        <w:ind w:firstLine="480"/>
      </w:pPr>
      <w:r w:rsidRPr="00C159D4">
        <w:rPr>
          <w:rFonts w:hint="eastAsia"/>
        </w:rPr>
        <w:t>针对</w:t>
      </w:r>
      <w:r w:rsidR="00C64D08">
        <w:rPr>
          <w:rFonts w:hint="eastAsia"/>
        </w:rPr>
        <w:t>论坛系统各部分需求，本系统主要具有</w:t>
      </w:r>
      <w:r w:rsidR="00736E9F" w:rsidRPr="00736E9F">
        <w:rPr>
          <w:rFonts w:hint="eastAsia"/>
        </w:rPr>
        <w:t>以下</w:t>
      </w:r>
      <w:r w:rsidR="00C64D08">
        <w:rPr>
          <w:rFonts w:hint="eastAsia"/>
        </w:rPr>
        <w:t>功能。</w:t>
      </w:r>
    </w:p>
    <w:p w14:paraId="2591D8F0" w14:textId="77777777" w:rsidR="00C76B89" w:rsidRPr="00C159D4" w:rsidRDefault="00C76B89" w:rsidP="00F569F2">
      <w:pPr>
        <w:pStyle w:val="aff6"/>
        <w:ind w:firstLine="480"/>
      </w:pPr>
      <w:r w:rsidRPr="00C159D4">
        <w:rPr>
          <w:rFonts w:hint="eastAsia"/>
        </w:rPr>
        <w:lastRenderedPageBreak/>
        <w:t>（</w:t>
      </w:r>
      <w:r w:rsidRPr="00C159D4">
        <w:rPr>
          <w:rFonts w:hint="eastAsia"/>
        </w:rPr>
        <w:t>1</w:t>
      </w:r>
      <w:r w:rsidRPr="00C159D4">
        <w:rPr>
          <w:rFonts w:hint="eastAsia"/>
        </w:rPr>
        <w:t>）用户</w:t>
      </w:r>
      <w:r w:rsidRPr="00C159D4">
        <w:t>管理：</w:t>
      </w:r>
      <w:r w:rsidR="00C64D08">
        <w:t>主要实现对用户的信息管理，用户可否使用、</w:t>
      </w:r>
      <w:r w:rsidR="007A6DDF">
        <w:t>是否是管理员或</w:t>
      </w:r>
      <w:r w:rsidR="007A6DDF">
        <w:rPr>
          <w:rFonts w:hint="eastAsia"/>
        </w:rPr>
        <w:t>版</w:t>
      </w:r>
      <w:r w:rsidR="00C64D08">
        <w:t>主</w:t>
      </w:r>
      <w:r w:rsidR="007A6DDF">
        <w:t>、</w:t>
      </w:r>
      <w:r w:rsidR="007A6DDF">
        <w:rPr>
          <w:rFonts w:hint="eastAsia"/>
        </w:rPr>
        <w:t>会员、</w:t>
      </w:r>
      <w:r w:rsidR="007A6DDF">
        <w:t>更改用户信息、删除用户信息。此功能主要提供管理员使用。</w:t>
      </w:r>
      <w:r w:rsidR="007A6DDF">
        <w:rPr>
          <w:rFonts w:hint="eastAsia"/>
        </w:rPr>
        <w:t>同时会员需要提供更改自己用户信息的功能。</w:t>
      </w:r>
    </w:p>
    <w:p w14:paraId="673C2DFA" w14:textId="77777777" w:rsidR="00C76B89" w:rsidRPr="00C159D4" w:rsidRDefault="00C76B89" w:rsidP="00F569F2">
      <w:pPr>
        <w:pStyle w:val="aff6"/>
        <w:ind w:firstLine="480"/>
      </w:pPr>
      <w:r w:rsidRPr="00C159D4">
        <w:rPr>
          <w:rFonts w:hint="eastAsia"/>
        </w:rPr>
        <w:t>（</w:t>
      </w:r>
      <w:r w:rsidRPr="00C159D4">
        <w:rPr>
          <w:rFonts w:hint="eastAsia"/>
        </w:rPr>
        <w:t>2</w:t>
      </w:r>
      <w:r w:rsidRPr="00C159D4">
        <w:rPr>
          <w:rFonts w:hint="eastAsia"/>
        </w:rPr>
        <w:t>）</w:t>
      </w:r>
      <w:r w:rsidR="007A6DDF">
        <w:rPr>
          <w:rFonts w:hint="eastAsia"/>
        </w:rPr>
        <w:t>用户收藏管理：</w:t>
      </w:r>
      <w:r w:rsidR="00A94F83">
        <w:rPr>
          <w:rFonts w:hint="eastAsia"/>
        </w:rPr>
        <w:t>管理用户收藏的文章，管理员可管理全员收藏，会员只可管理自己的收藏信息。</w:t>
      </w:r>
    </w:p>
    <w:p w14:paraId="0ABCB1E8" w14:textId="77777777" w:rsidR="00C76B89" w:rsidRPr="00C159D4" w:rsidRDefault="00C76B89" w:rsidP="00F569F2">
      <w:pPr>
        <w:pStyle w:val="aff6"/>
        <w:ind w:firstLine="480"/>
      </w:pPr>
      <w:r w:rsidRPr="00C159D4">
        <w:rPr>
          <w:rFonts w:hint="eastAsia"/>
        </w:rPr>
        <w:t>（</w:t>
      </w:r>
      <w:r w:rsidRPr="00C159D4">
        <w:rPr>
          <w:rFonts w:hint="eastAsia"/>
        </w:rPr>
        <w:t>3</w:t>
      </w:r>
      <w:r w:rsidRPr="00C159D4">
        <w:rPr>
          <w:rFonts w:hint="eastAsia"/>
        </w:rPr>
        <w:t>）</w:t>
      </w:r>
      <w:r w:rsidR="00A94F83">
        <w:rPr>
          <w:rFonts w:hint="eastAsia"/>
        </w:rPr>
        <w:t>文章管理：添加或删除修改一个文章信息。管理员可管理所有的文章信息，查询指定板块内容。版主只可管理自己板块内的文章信息（公告板块专属于管理员）。会员可发布自己的文章，所有用户（包括游客）均可浏览文章。</w:t>
      </w:r>
    </w:p>
    <w:p w14:paraId="0401BBD8" w14:textId="77777777" w:rsidR="00A94F83" w:rsidRDefault="00C76B89" w:rsidP="00F569F2">
      <w:pPr>
        <w:pStyle w:val="aff6"/>
        <w:ind w:firstLine="480"/>
      </w:pPr>
      <w:r w:rsidRPr="00C159D4">
        <w:rPr>
          <w:rFonts w:hint="eastAsia"/>
        </w:rPr>
        <w:t>（</w:t>
      </w:r>
      <w:r w:rsidRPr="00C159D4">
        <w:rPr>
          <w:rFonts w:hint="eastAsia"/>
        </w:rPr>
        <w:t>4</w:t>
      </w:r>
      <w:r w:rsidRPr="00C159D4">
        <w:rPr>
          <w:rFonts w:hint="eastAsia"/>
        </w:rPr>
        <w:t>）</w:t>
      </w:r>
      <w:r w:rsidR="00A94F83">
        <w:rPr>
          <w:rFonts w:hint="eastAsia"/>
        </w:rPr>
        <w:t>分类管理：分类是对于文章来说，每一篇文章均有自己对应的一个或者多个分类标签。除游客以外，所有用户在添加文章的是由，均可自定义新的分类标签。</w:t>
      </w:r>
    </w:p>
    <w:p w14:paraId="5190078A" w14:textId="77777777" w:rsidR="00A94F83" w:rsidRPr="00C159D4" w:rsidRDefault="00C76B89" w:rsidP="00F569F2">
      <w:pPr>
        <w:pStyle w:val="aff6"/>
        <w:ind w:firstLine="480"/>
      </w:pPr>
      <w:r w:rsidRPr="00C159D4">
        <w:rPr>
          <w:rFonts w:hint="eastAsia"/>
        </w:rPr>
        <w:t>（</w:t>
      </w:r>
      <w:r w:rsidRPr="00C159D4">
        <w:rPr>
          <w:rFonts w:hint="eastAsia"/>
        </w:rPr>
        <w:t>5</w:t>
      </w:r>
      <w:r w:rsidRPr="00C159D4">
        <w:rPr>
          <w:rFonts w:hint="eastAsia"/>
        </w:rPr>
        <w:t>）</w:t>
      </w:r>
      <w:r w:rsidR="00A94F83">
        <w:rPr>
          <w:rFonts w:hint="eastAsia"/>
        </w:rPr>
        <w:t>板块管理：添加或者删除一个板块，一个板块是多篇文章的主题分类，管理员可管理板块的添加删除更改，可设定此板块的版主信息，卡查询指定板块内容。</w:t>
      </w:r>
    </w:p>
    <w:p w14:paraId="1D7E0A35" w14:textId="77777777" w:rsidR="00C76B89" w:rsidRDefault="00C76B89" w:rsidP="00F569F2">
      <w:pPr>
        <w:pStyle w:val="aff6"/>
        <w:ind w:firstLine="480"/>
      </w:pPr>
      <w:r w:rsidRPr="00C159D4">
        <w:rPr>
          <w:rFonts w:hint="eastAsia"/>
        </w:rPr>
        <w:t>（</w:t>
      </w:r>
      <w:r w:rsidRPr="00C159D4">
        <w:rPr>
          <w:rFonts w:hint="eastAsia"/>
        </w:rPr>
        <w:t>6</w:t>
      </w:r>
      <w:r w:rsidRPr="00C159D4">
        <w:rPr>
          <w:rFonts w:hint="eastAsia"/>
        </w:rPr>
        <w:t>）</w:t>
      </w:r>
      <w:r w:rsidR="00A94F83">
        <w:rPr>
          <w:rFonts w:hint="eastAsia"/>
        </w:rPr>
        <w:t>回帖管理：系统会员可在一个文章下进行回帖评论。版主可删除对应板块内的回帖信息。管理员可对回帖信息删除修改。</w:t>
      </w:r>
    </w:p>
    <w:p w14:paraId="075A5B44" w14:textId="77777777" w:rsidR="00C76B89" w:rsidRDefault="00C76B89" w:rsidP="00F569F2">
      <w:pPr>
        <w:pStyle w:val="aff6"/>
        <w:ind w:firstLine="480"/>
      </w:pPr>
      <w:r w:rsidRPr="00C159D4">
        <w:rPr>
          <w:rFonts w:hint="eastAsia"/>
        </w:rPr>
        <w:t>（</w:t>
      </w:r>
      <w:r>
        <w:rPr>
          <w:rFonts w:hint="eastAsia"/>
        </w:rPr>
        <w:t>7</w:t>
      </w:r>
      <w:r w:rsidRPr="00C159D4">
        <w:rPr>
          <w:rFonts w:hint="eastAsia"/>
        </w:rPr>
        <w:t>）</w:t>
      </w:r>
      <w:r w:rsidR="00A94F83">
        <w:rPr>
          <w:rFonts w:hint="eastAsia"/>
        </w:rPr>
        <w:t>回复管理：对于一个回帖，系统会员可以对回帖进行评论，即对回帖的回复信息</w:t>
      </w:r>
      <w:r w:rsidRPr="00C159D4">
        <w:t>。</w:t>
      </w:r>
      <w:r w:rsidR="00A94F83">
        <w:rPr>
          <w:rFonts w:hint="eastAsia"/>
        </w:rPr>
        <w:t>版主可删除回复信息。管理员可对回复修改和删除，查询指定回复内容。</w:t>
      </w:r>
    </w:p>
    <w:p w14:paraId="306BE22C" w14:textId="77777777" w:rsidR="00C76B89" w:rsidRPr="00C159D4" w:rsidRDefault="00C76B89" w:rsidP="00F569F2">
      <w:pPr>
        <w:pStyle w:val="aff6"/>
        <w:ind w:firstLine="480"/>
      </w:pPr>
      <w:r w:rsidRPr="00C159D4">
        <w:rPr>
          <w:rFonts w:hint="eastAsia"/>
        </w:rPr>
        <w:t>（</w:t>
      </w:r>
      <w:r>
        <w:rPr>
          <w:rFonts w:hint="eastAsia"/>
        </w:rPr>
        <w:t>8</w:t>
      </w:r>
      <w:r w:rsidRPr="00C159D4">
        <w:rPr>
          <w:rFonts w:hint="eastAsia"/>
        </w:rPr>
        <w:t>）</w:t>
      </w:r>
      <w:r w:rsidR="00CF21C1">
        <w:rPr>
          <w:rFonts w:hint="eastAsia"/>
        </w:rPr>
        <w:t>站内信息管理：当用户评论或回复一篇文章、关注某一个用户，对应的用户会接收到站内信息，提示某个用户对自己评论，或者关注了自己</w:t>
      </w:r>
      <w:r>
        <w:rPr>
          <w:rFonts w:hint="eastAsia"/>
        </w:rPr>
        <w:t>。</w:t>
      </w:r>
    </w:p>
    <w:p w14:paraId="35D07ABE" w14:textId="77777777" w:rsidR="00A702D2" w:rsidRDefault="00C76B89" w:rsidP="00F569F2">
      <w:pPr>
        <w:pStyle w:val="aff6"/>
        <w:ind w:firstLine="480"/>
      </w:pPr>
      <w:r w:rsidRPr="00C159D4">
        <w:rPr>
          <w:rFonts w:hint="eastAsia"/>
        </w:rPr>
        <w:t>（</w:t>
      </w:r>
      <w:r>
        <w:rPr>
          <w:rFonts w:hint="eastAsia"/>
        </w:rPr>
        <w:t>9</w:t>
      </w:r>
      <w:r w:rsidRPr="00C159D4">
        <w:rPr>
          <w:rFonts w:hint="eastAsia"/>
        </w:rPr>
        <w:t>）</w:t>
      </w:r>
      <w:r w:rsidR="00CF21C1">
        <w:rPr>
          <w:rFonts w:hint="eastAsia"/>
        </w:rPr>
        <w:t>单点登录功能：当一个用户在前台登录的时候，如果是管理员，可自动登录后台系统，不需要重复登录。</w:t>
      </w:r>
    </w:p>
    <w:p w14:paraId="1A018CD0" w14:textId="77777777" w:rsidR="00A702D2" w:rsidRDefault="00A702D2" w:rsidP="00F569F2">
      <w:pPr>
        <w:pStyle w:val="aff6"/>
        <w:ind w:firstLine="480"/>
      </w:pPr>
      <w:r w:rsidRPr="00C159D4">
        <w:rPr>
          <w:rFonts w:hint="eastAsia"/>
        </w:rPr>
        <w:t>（</w:t>
      </w:r>
      <w:r>
        <w:t>10</w:t>
      </w:r>
      <w:r w:rsidRPr="00C159D4">
        <w:rPr>
          <w:rFonts w:hint="eastAsia"/>
        </w:rPr>
        <w:t>）</w:t>
      </w:r>
      <w:r>
        <w:rPr>
          <w:rFonts w:hint="eastAsia"/>
        </w:rPr>
        <w:t>热度文章导航：在主页中，需要有热度导航功能，站内浏览量比较高得文章需要放在瞩目得地方，方便用户访问。</w:t>
      </w:r>
    </w:p>
    <w:p w14:paraId="4883CD78" w14:textId="77777777" w:rsidR="00A702D2" w:rsidRDefault="00A702D2" w:rsidP="00F569F2">
      <w:pPr>
        <w:pStyle w:val="aff6"/>
        <w:ind w:firstLine="480"/>
      </w:pPr>
      <w:r w:rsidRPr="00C159D4">
        <w:rPr>
          <w:rFonts w:hint="eastAsia"/>
        </w:rPr>
        <w:t>（</w:t>
      </w:r>
      <w:r>
        <w:t>1</w:t>
      </w:r>
      <w:r>
        <w:rPr>
          <w:rFonts w:hint="eastAsia"/>
        </w:rPr>
        <w:t>1</w:t>
      </w:r>
      <w:r w:rsidRPr="00C159D4">
        <w:rPr>
          <w:rFonts w:hint="eastAsia"/>
        </w:rPr>
        <w:t>）</w:t>
      </w:r>
      <w:r>
        <w:rPr>
          <w:rFonts w:hint="eastAsia"/>
        </w:rPr>
        <w:t>热评文章导航：站内信息评论比较多得文章，需要做导航功能，使用户便于访问。</w:t>
      </w:r>
    </w:p>
    <w:p w14:paraId="036E607F" w14:textId="77777777" w:rsidR="00A702D2" w:rsidRDefault="00A702D2" w:rsidP="00F569F2">
      <w:pPr>
        <w:pStyle w:val="aff6"/>
        <w:ind w:firstLine="480"/>
      </w:pPr>
      <w:r w:rsidRPr="00C159D4">
        <w:rPr>
          <w:rFonts w:hint="eastAsia"/>
        </w:rPr>
        <w:t>（</w:t>
      </w:r>
      <w:r>
        <w:t>1</w:t>
      </w:r>
      <w:r>
        <w:rPr>
          <w:rFonts w:hint="eastAsia"/>
        </w:rPr>
        <w:t>1</w:t>
      </w:r>
      <w:r w:rsidRPr="00C159D4">
        <w:rPr>
          <w:rFonts w:hint="eastAsia"/>
        </w:rPr>
        <w:t>）</w:t>
      </w:r>
      <w:r>
        <w:rPr>
          <w:rFonts w:hint="eastAsia"/>
        </w:rPr>
        <w:t>文章发布图片上传及表情展示：用户在发布一篇文章得时候，能够上传文件信息，可以在文章内容中有</w:t>
      </w:r>
      <w:r>
        <w:rPr>
          <w:rFonts w:hint="eastAsia"/>
        </w:rPr>
        <w:t>emoji</w:t>
      </w:r>
      <w:r>
        <w:rPr>
          <w:rFonts w:hint="eastAsia"/>
        </w:rPr>
        <w:t>表情。</w:t>
      </w:r>
    </w:p>
    <w:p w14:paraId="3C788AD4" w14:textId="77777777" w:rsidR="00A702D2" w:rsidRDefault="00A702D2" w:rsidP="00F569F2">
      <w:pPr>
        <w:pStyle w:val="aff6"/>
        <w:ind w:firstLine="480"/>
      </w:pPr>
      <w:r>
        <w:rPr>
          <w:rFonts w:hint="eastAsia"/>
        </w:rPr>
        <w:t>（</w:t>
      </w:r>
      <w:r>
        <w:rPr>
          <w:rFonts w:hint="eastAsia"/>
        </w:rPr>
        <w:t>12</w:t>
      </w:r>
      <w:r>
        <w:rPr>
          <w:rFonts w:hint="eastAsia"/>
        </w:rPr>
        <w:t>）板块内文章分页：一个板块内如果文章内容过多，需要添加分页功能，便于用户查看。</w:t>
      </w:r>
    </w:p>
    <w:p w14:paraId="7772C4AC" w14:textId="77777777" w:rsidR="00A702D2" w:rsidRPr="00A702D2" w:rsidRDefault="00A702D2" w:rsidP="00F569F2">
      <w:pPr>
        <w:pStyle w:val="aff6"/>
        <w:ind w:firstLine="480"/>
      </w:pPr>
      <w:r>
        <w:rPr>
          <w:rFonts w:hint="eastAsia"/>
        </w:rPr>
        <w:t>（</w:t>
      </w:r>
      <w:r>
        <w:rPr>
          <w:rFonts w:hint="eastAsia"/>
        </w:rPr>
        <w:t>13</w:t>
      </w:r>
      <w:r>
        <w:rPr>
          <w:rFonts w:hint="eastAsia"/>
        </w:rPr>
        <w:t>）</w:t>
      </w:r>
      <w:r w:rsidR="00CB7765">
        <w:rPr>
          <w:rFonts w:hint="eastAsia"/>
        </w:rPr>
        <w:t>回帖、回复流式加载：一篇文章如果评论内容过多，可手动选择是否加载新的评论内容。</w:t>
      </w:r>
    </w:p>
    <w:p w14:paraId="08EFFCA3" w14:textId="77777777" w:rsidR="00C76B89" w:rsidRPr="000740F3" w:rsidRDefault="00C76B89" w:rsidP="00D4736F">
      <w:pPr>
        <w:pStyle w:val="2"/>
        <w:ind w:firstLine="560"/>
      </w:pPr>
      <w:bookmarkStart w:id="32" w:name="_Toc332881142"/>
      <w:bookmarkStart w:id="33" w:name="_Toc25832"/>
      <w:bookmarkStart w:id="34" w:name="_Toc27452"/>
      <w:bookmarkStart w:id="35" w:name="_Toc2200"/>
      <w:bookmarkStart w:id="36" w:name="_Toc396769816"/>
      <w:bookmarkStart w:id="37" w:name="_Toc483089451"/>
      <w:bookmarkStart w:id="38" w:name="_Toc40900991"/>
      <w:r>
        <w:rPr>
          <w:rFonts w:hint="eastAsia"/>
        </w:rPr>
        <w:t>3.4</w:t>
      </w:r>
      <w:r w:rsidR="0012672D">
        <w:rPr>
          <w:rFonts w:hint="eastAsia"/>
        </w:rPr>
        <w:t xml:space="preserve"> </w:t>
      </w:r>
      <w:r w:rsidRPr="000740F3">
        <w:rPr>
          <w:rFonts w:hint="eastAsia"/>
        </w:rPr>
        <w:t>性能需求</w:t>
      </w:r>
      <w:bookmarkEnd w:id="32"/>
      <w:bookmarkEnd w:id="33"/>
      <w:bookmarkEnd w:id="34"/>
      <w:bookmarkEnd w:id="35"/>
      <w:bookmarkEnd w:id="36"/>
      <w:bookmarkEnd w:id="37"/>
      <w:bookmarkEnd w:id="38"/>
    </w:p>
    <w:p w14:paraId="79BBC052" w14:textId="3A2F6135" w:rsidR="00CB7765" w:rsidRDefault="00CB7765" w:rsidP="00F569F2">
      <w:pPr>
        <w:pStyle w:val="aff6"/>
        <w:ind w:firstLine="480"/>
      </w:pPr>
      <w:r>
        <w:rPr>
          <w:rFonts w:hint="eastAsia"/>
        </w:rPr>
        <w:t>本系统主要提供</w:t>
      </w:r>
      <w:r w:rsidR="00736E9F">
        <w:rPr>
          <w:rFonts w:hint="eastAsia"/>
        </w:rPr>
        <w:t>给</w:t>
      </w:r>
      <w:r>
        <w:rPr>
          <w:rFonts w:hint="eastAsia"/>
        </w:rPr>
        <w:t>游戏受众使用，用户量大，所以要支持高并发访问，系统运行必须稳定，抗压，可靠运行。</w:t>
      </w:r>
    </w:p>
    <w:p w14:paraId="32CDF217" w14:textId="77777777" w:rsidR="00C76B89" w:rsidRPr="000740F3" w:rsidRDefault="00C76B89" w:rsidP="00D4736F">
      <w:pPr>
        <w:pStyle w:val="2"/>
        <w:ind w:firstLine="560"/>
      </w:pPr>
      <w:bookmarkStart w:id="39" w:name="_Toc2626"/>
      <w:bookmarkStart w:id="40" w:name="_Toc24622"/>
      <w:bookmarkStart w:id="41" w:name="_Toc483089452"/>
      <w:bookmarkStart w:id="42" w:name="_Toc40900992"/>
      <w:bookmarkStart w:id="43" w:name="_Toc332881143"/>
      <w:bookmarkStart w:id="44" w:name="_Toc7261"/>
      <w:bookmarkStart w:id="45" w:name="_Toc33"/>
      <w:bookmarkStart w:id="46" w:name="_Toc30372"/>
      <w:bookmarkStart w:id="47" w:name="_Toc396769817"/>
      <w:r>
        <w:rPr>
          <w:rFonts w:hint="eastAsia"/>
        </w:rPr>
        <w:lastRenderedPageBreak/>
        <w:t>3.5</w:t>
      </w:r>
      <w:r w:rsidR="0012672D">
        <w:rPr>
          <w:rFonts w:hint="eastAsia"/>
        </w:rPr>
        <w:t xml:space="preserve"> </w:t>
      </w:r>
      <w:r w:rsidRPr="000740F3">
        <w:rPr>
          <w:rFonts w:hint="eastAsia"/>
        </w:rPr>
        <w:t>可扩展性需求</w:t>
      </w:r>
      <w:bookmarkEnd w:id="39"/>
      <w:bookmarkEnd w:id="40"/>
      <w:bookmarkEnd w:id="41"/>
      <w:bookmarkEnd w:id="42"/>
    </w:p>
    <w:p w14:paraId="21CD3034" w14:textId="6A34BDC7" w:rsidR="00C76B89" w:rsidRDefault="00CB7765" w:rsidP="00F569F2">
      <w:pPr>
        <w:pStyle w:val="aff6"/>
        <w:ind w:firstLine="480"/>
      </w:pPr>
      <w:r>
        <w:rPr>
          <w:rFonts w:hint="eastAsia"/>
        </w:rPr>
        <w:t>随着系统得使用，可能会有新的需求，所以需要能够扩展新的模块。本系统采用分布式开发架构，不同的模块部署在不同得系统中。在添加新的模块时，只需要重新编写一个系统，调用远程发布的</w:t>
      </w:r>
      <w:r>
        <w:rPr>
          <w:rFonts w:hint="eastAsia"/>
        </w:rPr>
        <w:t>rpc</w:t>
      </w:r>
      <w:r>
        <w:rPr>
          <w:rFonts w:hint="eastAsia"/>
        </w:rPr>
        <w:t>服务即可，扩展功能十分方便。</w:t>
      </w:r>
    </w:p>
    <w:p w14:paraId="57BEF82E" w14:textId="77777777" w:rsidR="00C76B89" w:rsidRPr="000740F3" w:rsidRDefault="00C76B89" w:rsidP="00D4736F">
      <w:pPr>
        <w:pStyle w:val="2"/>
        <w:ind w:firstLine="560"/>
      </w:pPr>
      <w:bookmarkStart w:id="48" w:name="_Toc483089453"/>
      <w:bookmarkStart w:id="49" w:name="_Toc40900993"/>
      <w:r>
        <w:rPr>
          <w:rFonts w:hint="eastAsia"/>
        </w:rPr>
        <w:t>3.</w:t>
      </w:r>
      <w:r w:rsidR="00172A1E">
        <w:rPr>
          <w:rFonts w:hint="eastAsia"/>
        </w:rPr>
        <w:t>6</w:t>
      </w:r>
      <w:r w:rsidR="0012672D">
        <w:rPr>
          <w:rFonts w:hint="eastAsia"/>
        </w:rPr>
        <w:t xml:space="preserve"> </w:t>
      </w:r>
      <w:r>
        <w:rPr>
          <w:rFonts w:hint="eastAsia"/>
        </w:rPr>
        <w:t>系统开发环境</w:t>
      </w:r>
      <w:bookmarkEnd w:id="48"/>
      <w:bookmarkEnd w:id="49"/>
    </w:p>
    <w:p w14:paraId="5443ECE1" w14:textId="77777777" w:rsidR="00C76B89" w:rsidRDefault="00C76B89" w:rsidP="00F569F2">
      <w:pPr>
        <w:pStyle w:val="aff6"/>
        <w:ind w:firstLine="480"/>
      </w:pPr>
      <w:r>
        <w:rPr>
          <w:rFonts w:hint="eastAsia"/>
        </w:rPr>
        <w:t>本系统的开发语言为</w:t>
      </w:r>
      <w:r>
        <w:rPr>
          <w:rFonts w:hint="eastAsia"/>
        </w:rPr>
        <w:t>Java</w:t>
      </w:r>
      <w:r>
        <w:rPr>
          <w:rFonts w:hint="eastAsia"/>
        </w:rPr>
        <w:t>语言，可以跨平台使用，</w:t>
      </w:r>
      <w:r w:rsidR="00CB7765">
        <w:rPr>
          <w:rFonts w:hint="eastAsia"/>
        </w:rPr>
        <w:t>本人系统为</w:t>
      </w:r>
      <w:r w:rsidR="00CB7765">
        <w:rPr>
          <w:rFonts w:hint="eastAsia"/>
        </w:rPr>
        <w:t>Windows10</w:t>
      </w:r>
      <w:r w:rsidR="00CB7765">
        <w:rPr>
          <w:rFonts w:hint="eastAsia"/>
        </w:rPr>
        <w:t>。一些其他的技术如</w:t>
      </w:r>
      <w:r w:rsidR="00CB7765">
        <w:rPr>
          <w:rFonts w:hint="eastAsia"/>
        </w:rPr>
        <w:t>Redis</w:t>
      </w:r>
      <w:r w:rsidR="00CB7765">
        <w:rPr>
          <w:rFonts w:hint="eastAsia"/>
        </w:rPr>
        <w:t>内存数据库等需要部署在</w:t>
      </w:r>
      <w:r w:rsidR="00CB7765">
        <w:rPr>
          <w:rFonts w:hint="eastAsia"/>
        </w:rPr>
        <w:t>Linux</w:t>
      </w:r>
      <w:r w:rsidR="00CB7765">
        <w:rPr>
          <w:rFonts w:hint="eastAsia"/>
        </w:rPr>
        <w:t>系统上。</w:t>
      </w:r>
      <w:r>
        <w:rPr>
          <w:rFonts w:hint="eastAsia"/>
        </w:rPr>
        <w:t>其详细开发环境如表</w:t>
      </w:r>
      <w:r>
        <w:rPr>
          <w:rFonts w:hint="eastAsia"/>
        </w:rPr>
        <w:t>3-1</w:t>
      </w:r>
      <w:r w:rsidR="00390CB1">
        <w:rPr>
          <w:rFonts w:hint="eastAsia"/>
        </w:rPr>
        <w:t>所示</w:t>
      </w:r>
      <w:r>
        <w:t>。</w:t>
      </w:r>
    </w:p>
    <w:p w14:paraId="4CE34A5B" w14:textId="77777777" w:rsidR="00C76B89" w:rsidRDefault="00C76B89" w:rsidP="00784CCB">
      <w:pPr>
        <w:pStyle w:val="aa"/>
        <w:spacing w:beforeLines="50" w:before="143" w:afterLines="50" w:after="143"/>
        <w:ind w:firstLine="360"/>
        <w:jc w:val="center"/>
        <w:rPr>
          <w:rFonts w:ascii="黑体" w:hAnsi="黑体" w:cs="黑体"/>
          <w:sz w:val="21"/>
          <w:szCs w:val="21"/>
        </w:rPr>
      </w:pPr>
      <w:r w:rsidRPr="009E7F68">
        <w:rPr>
          <w:rFonts w:ascii="黑体" w:hAnsi="黑体" w:cs="黑体" w:hint="eastAsia"/>
          <w:sz w:val="18"/>
          <w:szCs w:val="18"/>
        </w:rPr>
        <w:t>表3-1开发环境表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3413"/>
        <w:gridCol w:w="3413"/>
      </w:tblGrid>
      <w:tr w:rsidR="00C76B89" w14:paraId="3E63E6C6" w14:textId="77777777" w:rsidTr="00E1782D">
        <w:trPr>
          <w:trHeight w:val="304"/>
          <w:jc w:val="center"/>
        </w:trPr>
        <w:tc>
          <w:tcPr>
            <w:tcW w:w="3413" w:type="dxa"/>
            <w:tcBorders>
              <w:top w:val="single" w:sz="12" w:space="0" w:color="auto"/>
              <w:bottom w:val="single" w:sz="8" w:space="0" w:color="auto"/>
            </w:tcBorders>
          </w:tcPr>
          <w:p w14:paraId="46A85E00" w14:textId="77777777" w:rsidR="00C76B89" w:rsidRDefault="00C76B89" w:rsidP="00E1782D">
            <w:pPr>
              <w:ind w:firstLineChars="100" w:firstLine="180"/>
              <w:jc w:val="center"/>
              <w:rPr>
                <w:sz w:val="18"/>
                <w:szCs w:val="18"/>
              </w:rPr>
            </w:pPr>
            <w:r>
              <w:rPr>
                <w:rFonts w:hint="eastAsia"/>
                <w:sz w:val="18"/>
                <w:szCs w:val="18"/>
              </w:rPr>
              <w:t>需求名称</w:t>
            </w:r>
          </w:p>
        </w:tc>
        <w:tc>
          <w:tcPr>
            <w:tcW w:w="3413" w:type="dxa"/>
            <w:tcBorders>
              <w:top w:val="single" w:sz="12" w:space="0" w:color="auto"/>
              <w:bottom w:val="single" w:sz="8" w:space="0" w:color="auto"/>
            </w:tcBorders>
          </w:tcPr>
          <w:p w14:paraId="442AF0C7" w14:textId="77777777" w:rsidR="00C76B89" w:rsidRDefault="00C76B89" w:rsidP="00E1782D">
            <w:pPr>
              <w:ind w:firstLine="360"/>
              <w:rPr>
                <w:sz w:val="18"/>
                <w:szCs w:val="18"/>
              </w:rPr>
            </w:pPr>
            <w:r>
              <w:rPr>
                <w:rFonts w:hint="eastAsia"/>
                <w:sz w:val="18"/>
                <w:szCs w:val="18"/>
              </w:rPr>
              <w:t>详细要求</w:t>
            </w:r>
          </w:p>
        </w:tc>
      </w:tr>
      <w:tr w:rsidR="00C76B89" w14:paraId="6E75950E" w14:textId="77777777" w:rsidTr="00E1782D">
        <w:trPr>
          <w:trHeight w:val="282"/>
          <w:jc w:val="center"/>
        </w:trPr>
        <w:tc>
          <w:tcPr>
            <w:tcW w:w="3413" w:type="dxa"/>
            <w:tcBorders>
              <w:top w:val="single" w:sz="8" w:space="0" w:color="auto"/>
            </w:tcBorders>
          </w:tcPr>
          <w:p w14:paraId="199903A9"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开发工具</w:t>
            </w:r>
          </w:p>
        </w:tc>
        <w:tc>
          <w:tcPr>
            <w:tcW w:w="3413" w:type="dxa"/>
            <w:tcBorders>
              <w:top w:val="single" w:sz="8" w:space="0" w:color="auto"/>
            </w:tcBorders>
          </w:tcPr>
          <w:p w14:paraId="1E2E3A0C" w14:textId="77777777" w:rsidR="00C76B89" w:rsidRDefault="00CB7765" w:rsidP="003351C1">
            <w:pPr>
              <w:ind w:firstLine="360"/>
              <w:rPr>
                <w:rFonts w:ascii="宋体" w:hAnsi="宋体" w:cs="宋体"/>
                <w:sz w:val="18"/>
                <w:szCs w:val="18"/>
              </w:rPr>
            </w:pPr>
            <w:r>
              <w:rPr>
                <w:rFonts w:ascii="宋体" w:hAnsi="宋体" w:cs="宋体" w:hint="eastAsia"/>
                <w:sz w:val="18"/>
                <w:szCs w:val="18"/>
              </w:rPr>
              <w:t>IntelliJ</w:t>
            </w:r>
            <w:r>
              <w:rPr>
                <w:rFonts w:ascii="宋体" w:hAnsi="宋体" w:cs="宋体"/>
                <w:sz w:val="18"/>
                <w:szCs w:val="18"/>
              </w:rPr>
              <w:t xml:space="preserve"> </w:t>
            </w:r>
            <w:r>
              <w:rPr>
                <w:rFonts w:ascii="宋体" w:hAnsi="宋体" w:cs="宋体" w:hint="eastAsia"/>
                <w:sz w:val="18"/>
                <w:szCs w:val="18"/>
              </w:rPr>
              <w:t>IDEA</w:t>
            </w:r>
            <w:r>
              <w:rPr>
                <w:rFonts w:ascii="宋体" w:hAnsi="宋体" w:cs="宋体"/>
                <w:sz w:val="18"/>
                <w:szCs w:val="18"/>
              </w:rPr>
              <w:t xml:space="preserve"> </w:t>
            </w:r>
            <w:r>
              <w:rPr>
                <w:rFonts w:ascii="宋体" w:hAnsi="宋体" w:cs="宋体" w:hint="eastAsia"/>
                <w:sz w:val="18"/>
                <w:szCs w:val="18"/>
              </w:rPr>
              <w:t>2020.1</w:t>
            </w:r>
          </w:p>
        </w:tc>
      </w:tr>
      <w:tr w:rsidR="00C76B89" w14:paraId="219E9D5F" w14:textId="77777777" w:rsidTr="00E1782D">
        <w:trPr>
          <w:trHeight w:val="282"/>
          <w:jc w:val="center"/>
        </w:trPr>
        <w:tc>
          <w:tcPr>
            <w:tcW w:w="3413" w:type="dxa"/>
          </w:tcPr>
          <w:p w14:paraId="2FE42ADB"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服务器软件</w:t>
            </w:r>
          </w:p>
        </w:tc>
        <w:tc>
          <w:tcPr>
            <w:tcW w:w="3413" w:type="dxa"/>
          </w:tcPr>
          <w:p w14:paraId="5F4CD545" w14:textId="77777777" w:rsidR="00C76B89" w:rsidRDefault="00C76B89" w:rsidP="003351C1">
            <w:pPr>
              <w:ind w:firstLine="360"/>
              <w:rPr>
                <w:rFonts w:ascii="宋体" w:hAnsi="宋体" w:cs="宋体"/>
                <w:sz w:val="18"/>
                <w:szCs w:val="18"/>
              </w:rPr>
            </w:pPr>
            <w:r w:rsidRPr="009F2441">
              <w:rPr>
                <w:rFonts w:ascii="宋体" w:hAnsi="宋体" w:cs="宋体"/>
                <w:sz w:val="18"/>
                <w:szCs w:val="18"/>
              </w:rPr>
              <w:t>Apache</w:t>
            </w:r>
            <w:r w:rsidRPr="009F2441">
              <w:rPr>
                <w:rFonts w:ascii="宋体" w:hAnsi="宋体" w:cs="宋体" w:hint="eastAsia"/>
                <w:sz w:val="18"/>
                <w:szCs w:val="18"/>
              </w:rPr>
              <w:t xml:space="preserve"> </w:t>
            </w:r>
            <w:r w:rsidRPr="009F2441">
              <w:rPr>
                <w:rFonts w:ascii="宋体" w:hAnsi="宋体" w:cs="宋体"/>
                <w:sz w:val="18"/>
                <w:szCs w:val="18"/>
              </w:rPr>
              <w:t>Tomcat/</w:t>
            </w:r>
            <w:r w:rsidR="00CB7765">
              <w:rPr>
                <w:rFonts w:ascii="宋体" w:hAnsi="宋体" w:cs="宋体" w:hint="eastAsia"/>
                <w:sz w:val="18"/>
                <w:szCs w:val="18"/>
              </w:rPr>
              <w:t>8.5.50</w:t>
            </w:r>
          </w:p>
        </w:tc>
      </w:tr>
      <w:tr w:rsidR="00C76B89" w14:paraId="491D6579" w14:textId="77777777" w:rsidTr="00E1782D">
        <w:trPr>
          <w:trHeight w:val="282"/>
          <w:jc w:val="center"/>
        </w:trPr>
        <w:tc>
          <w:tcPr>
            <w:tcW w:w="3413" w:type="dxa"/>
          </w:tcPr>
          <w:p w14:paraId="5D080F2A"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数据库</w:t>
            </w:r>
          </w:p>
          <w:p w14:paraId="193AAD4E" w14:textId="77777777" w:rsidR="009A5949" w:rsidRPr="009A5949" w:rsidRDefault="009A5949" w:rsidP="009A5949">
            <w:pPr>
              <w:ind w:firstLine="360"/>
              <w:jc w:val="center"/>
              <w:rPr>
                <w:rFonts w:ascii="宋体" w:hAnsi="宋体" w:cs="宋体"/>
                <w:sz w:val="18"/>
                <w:szCs w:val="18"/>
              </w:rPr>
            </w:pPr>
            <w:r>
              <w:rPr>
                <w:rFonts w:ascii="宋体" w:hAnsi="宋体" w:cs="宋体" w:hint="eastAsia"/>
                <w:sz w:val="18"/>
                <w:szCs w:val="18"/>
              </w:rPr>
              <w:t>数据库桌面管理工具</w:t>
            </w:r>
          </w:p>
        </w:tc>
        <w:tc>
          <w:tcPr>
            <w:tcW w:w="3413" w:type="dxa"/>
          </w:tcPr>
          <w:p w14:paraId="7B174427" w14:textId="77777777" w:rsidR="00C76B89" w:rsidRDefault="00473CF6" w:rsidP="00AB4EB7">
            <w:pPr>
              <w:ind w:firstLine="360"/>
              <w:rPr>
                <w:rFonts w:ascii="宋体" w:hAnsi="宋体" w:cs="宋体"/>
                <w:sz w:val="18"/>
                <w:szCs w:val="18"/>
              </w:rPr>
            </w:pPr>
            <w:r>
              <w:rPr>
                <w:rFonts w:ascii="宋体" w:hAnsi="宋体" w:cs="宋体" w:hint="eastAsia"/>
                <w:sz w:val="18"/>
                <w:szCs w:val="18"/>
              </w:rPr>
              <w:t>Mysql5.</w:t>
            </w:r>
            <w:r w:rsidR="00AB4EB7">
              <w:rPr>
                <w:rFonts w:ascii="宋体" w:hAnsi="宋体" w:cs="宋体" w:hint="eastAsia"/>
                <w:sz w:val="18"/>
                <w:szCs w:val="18"/>
              </w:rPr>
              <w:t>8</w:t>
            </w:r>
          </w:p>
          <w:p w14:paraId="469E7C8F" w14:textId="77777777" w:rsidR="009A5949" w:rsidRDefault="009A5949" w:rsidP="00AB4EB7">
            <w:pPr>
              <w:ind w:firstLine="360"/>
              <w:rPr>
                <w:rFonts w:ascii="宋体" w:hAnsi="宋体" w:cs="宋体"/>
                <w:sz w:val="18"/>
                <w:szCs w:val="18"/>
              </w:rPr>
            </w:pPr>
            <w:r>
              <w:rPr>
                <w:rFonts w:ascii="宋体" w:hAnsi="宋体" w:cs="宋体" w:hint="eastAsia"/>
                <w:sz w:val="18"/>
                <w:szCs w:val="18"/>
              </w:rPr>
              <w:t>Navicat</w:t>
            </w:r>
            <w:r>
              <w:rPr>
                <w:rFonts w:ascii="宋体" w:hAnsi="宋体" w:cs="宋体"/>
                <w:sz w:val="18"/>
                <w:szCs w:val="18"/>
              </w:rPr>
              <w:t xml:space="preserve"> </w:t>
            </w:r>
            <w:r>
              <w:rPr>
                <w:rFonts w:ascii="宋体" w:hAnsi="宋体" w:cs="宋体" w:hint="eastAsia"/>
                <w:sz w:val="18"/>
                <w:szCs w:val="18"/>
              </w:rPr>
              <w:t>for</w:t>
            </w:r>
            <w:r>
              <w:rPr>
                <w:rFonts w:ascii="宋体" w:hAnsi="宋体" w:cs="宋体"/>
                <w:sz w:val="18"/>
                <w:szCs w:val="18"/>
              </w:rPr>
              <w:t xml:space="preserve"> </w:t>
            </w:r>
            <w:r>
              <w:rPr>
                <w:rFonts w:ascii="宋体" w:hAnsi="宋体" w:cs="宋体" w:hint="eastAsia"/>
                <w:sz w:val="18"/>
                <w:szCs w:val="18"/>
              </w:rPr>
              <w:t>mysql</w:t>
            </w:r>
            <w:r>
              <w:rPr>
                <w:rFonts w:ascii="宋体" w:hAnsi="宋体" w:cs="宋体"/>
                <w:sz w:val="18"/>
                <w:szCs w:val="18"/>
              </w:rPr>
              <w:t xml:space="preserve"> </w:t>
            </w:r>
            <w:r>
              <w:rPr>
                <w:rFonts w:ascii="宋体" w:hAnsi="宋体" w:cs="宋体" w:hint="eastAsia"/>
                <w:sz w:val="18"/>
                <w:szCs w:val="18"/>
              </w:rPr>
              <w:t>12.1.25</w:t>
            </w:r>
          </w:p>
        </w:tc>
      </w:tr>
      <w:tr w:rsidR="00C76B89" w14:paraId="23FD5CE3" w14:textId="77777777" w:rsidTr="00E1782D">
        <w:trPr>
          <w:trHeight w:val="282"/>
          <w:jc w:val="center"/>
        </w:trPr>
        <w:tc>
          <w:tcPr>
            <w:tcW w:w="3413" w:type="dxa"/>
          </w:tcPr>
          <w:p w14:paraId="07CA9F8A"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服务器操作系统</w:t>
            </w:r>
          </w:p>
          <w:p w14:paraId="035716AD" w14:textId="77777777" w:rsidR="00CB7765" w:rsidRDefault="00CB7765" w:rsidP="00CB7765">
            <w:pPr>
              <w:ind w:firstLine="360"/>
              <w:jc w:val="center"/>
              <w:rPr>
                <w:rFonts w:ascii="宋体" w:hAnsi="宋体" w:cs="宋体"/>
                <w:sz w:val="18"/>
                <w:szCs w:val="18"/>
              </w:rPr>
            </w:pPr>
            <w:r>
              <w:rPr>
                <w:rFonts w:ascii="宋体" w:hAnsi="宋体" w:cs="宋体" w:hint="eastAsia"/>
                <w:sz w:val="18"/>
                <w:szCs w:val="18"/>
              </w:rPr>
              <w:t>Redis内存数据库</w:t>
            </w:r>
          </w:p>
          <w:p w14:paraId="3F0D9E66" w14:textId="77777777" w:rsidR="001724CF" w:rsidRDefault="001724CF" w:rsidP="0070283F">
            <w:pPr>
              <w:ind w:firstLine="360"/>
              <w:jc w:val="center"/>
              <w:rPr>
                <w:rFonts w:ascii="宋体" w:hAnsi="宋体" w:cs="宋体"/>
                <w:sz w:val="18"/>
                <w:szCs w:val="18"/>
              </w:rPr>
            </w:pPr>
            <w:r>
              <w:rPr>
                <w:rFonts w:ascii="宋体" w:hAnsi="宋体" w:cs="宋体" w:hint="eastAsia"/>
                <w:sz w:val="18"/>
                <w:szCs w:val="18"/>
              </w:rPr>
              <w:t>内存数据库桌面管理工具</w:t>
            </w:r>
          </w:p>
          <w:p w14:paraId="088287B3" w14:textId="77777777" w:rsidR="0070283F" w:rsidRDefault="0070283F" w:rsidP="0070283F">
            <w:pPr>
              <w:ind w:firstLine="360"/>
              <w:jc w:val="center"/>
              <w:rPr>
                <w:rFonts w:ascii="宋体" w:hAnsi="宋体" w:cs="宋体"/>
                <w:sz w:val="18"/>
                <w:szCs w:val="18"/>
              </w:rPr>
            </w:pPr>
            <w:r>
              <w:rPr>
                <w:rFonts w:ascii="宋体" w:hAnsi="宋体" w:cs="宋体" w:hint="eastAsia"/>
                <w:sz w:val="18"/>
                <w:szCs w:val="18"/>
              </w:rPr>
              <w:t>Zookeeper+Dubbo</w:t>
            </w:r>
          </w:p>
          <w:p w14:paraId="129C8CF0" w14:textId="77777777" w:rsidR="009A5949" w:rsidRDefault="00E00A2F" w:rsidP="009A5949">
            <w:pPr>
              <w:ind w:firstLine="360"/>
              <w:jc w:val="center"/>
              <w:rPr>
                <w:rFonts w:ascii="宋体" w:hAnsi="宋体" w:cs="宋体"/>
                <w:sz w:val="18"/>
                <w:szCs w:val="18"/>
              </w:rPr>
            </w:pPr>
            <w:r>
              <w:rPr>
                <w:rFonts w:ascii="宋体" w:hAnsi="宋体" w:cs="宋体" w:hint="eastAsia"/>
                <w:sz w:val="18"/>
                <w:szCs w:val="18"/>
              </w:rPr>
              <w:t>nginx+vsftpd</w:t>
            </w:r>
          </w:p>
          <w:p w14:paraId="1AD77B6D" w14:textId="77777777" w:rsidR="009A5949" w:rsidRPr="009A5949" w:rsidRDefault="009A5949" w:rsidP="009A5949">
            <w:pPr>
              <w:ind w:firstLine="360"/>
              <w:jc w:val="center"/>
              <w:rPr>
                <w:rFonts w:ascii="宋体" w:hAnsi="宋体" w:cs="宋体"/>
                <w:sz w:val="18"/>
                <w:szCs w:val="18"/>
              </w:rPr>
            </w:pPr>
            <w:r>
              <w:rPr>
                <w:rFonts w:ascii="宋体" w:hAnsi="宋体" w:cs="宋体" w:hint="eastAsia"/>
                <w:sz w:val="18"/>
                <w:szCs w:val="18"/>
              </w:rPr>
              <w:t>Linux远程连接工具</w:t>
            </w:r>
          </w:p>
        </w:tc>
        <w:tc>
          <w:tcPr>
            <w:tcW w:w="3413" w:type="dxa"/>
          </w:tcPr>
          <w:p w14:paraId="57A6CCD4" w14:textId="77777777" w:rsidR="00CB7765" w:rsidRDefault="00C76B89" w:rsidP="003351C1">
            <w:pPr>
              <w:ind w:firstLine="360"/>
              <w:rPr>
                <w:rFonts w:ascii="宋体" w:hAnsi="宋体" w:cs="宋体"/>
                <w:sz w:val="18"/>
                <w:szCs w:val="18"/>
              </w:rPr>
            </w:pPr>
            <w:r>
              <w:rPr>
                <w:rFonts w:ascii="宋体" w:hAnsi="宋体" w:cs="宋体"/>
                <w:sz w:val="18"/>
                <w:szCs w:val="18"/>
              </w:rPr>
              <w:t>W</w:t>
            </w:r>
            <w:r>
              <w:rPr>
                <w:rFonts w:ascii="宋体" w:hAnsi="宋体" w:cs="宋体" w:hint="eastAsia"/>
                <w:sz w:val="18"/>
                <w:szCs w:val="18"/>
              </w:rPr>
              <w:t>indows</w:t>
            </w:r>
            <w:r w:rsidR="00CB7765">
              <w:rPr>
                <w:rFonts w:ascii="宋体" w:hAnsi="宋体" w:cs="宋体" w:hint="eastAsia"/>
                <w:sz w:val="18"/>
                <w:szCs w:val="18"/>
              </w:rPr>
              <w:t>10</w:t>
            </w:r>
            <w:r>
              <w:rPr>
                <w:rFonts w:ascii="宋体" w:hAnsi="宋体" w:cs="宋体" w:hint="eastAsia"/>
                <w:sz w:val="18"/>
                <w:szCs w:val="18"/>
              </w:rPr>
              <w:t xml:space="preserve"> 64位</w:t>
            </w:r>
          </w:p>
          <w:p w14:paraId="350CBEC0" w14:textId="77777777" w:rsidR="00CB7765" w:rsidRDefault="0070283F" w:rsidP="003351C1">
            <w:pPr>
              <w:ind w:firstLine="360"/>
              <w:rPr>
                <w:rFonts w:ascii="宋体" w:hAnsi="宋体" w:cs="宋体"/>
                <w:sz w:val="18"/>
                <w:szCs w:val="18"/>
              </w:rPr>
            </w:pPr>
            <w:r w:rsidRPr="0070283F">
              <w:rPr>
                <w:rFonts w:ascii="宋体" w:hAnsi="宋体" w:cs="宋体"/>
                <w:sz w:val="18"/>
                <w:szCs w:val="18"/>
              </w:rPr>
              <w:t>CentOS Linux release 7.6.1810</w:t>
            </w:r>
          </w:p>
          <w:p w14:paraId="44FEAE81" w14:textId="77777777" w:rsidR="001724CF" w:rsidRDefault="001724CF" w:rsidP="0070283F">
            <w:pPr>
              <w:ind w:firstLine="360"/>
              <w:rPr>
                <w:rFonts w:ascii="宋体" w:hAnsi="宋体" w:cs="宋体"/>
                <w:sz w:val="18"/>
                <w:szCs w:val="18"/>
              </w:rPr>
            </w:pPr>
            <w:r>
              <w:rPr>
                <w:rFonts w:ascii="宋体" w:hAnsi="宋体" w:cs="宋体" w:hint="eastAsia"/>
                <w:sz w:val="18"/>
                <w:szCs w:val="18"/>
              </w:rPr>
              <w:t>RedisDesktopManager</w:t>
            </w:r>
          </w:p>
          <w:p w14:paraId="79797422" w14:textId="77777777" w:rsidR="0070283F" w:rsidRDefault="0070283F" w:rsidP="0070283F">
            <w:pPr>
              <w:ind w:firstLine="360"/>
              <w:rPr>
                <w:rFonts w:ascii="宋体" w:hAnsi="宋体" w:cs="宋体"/>
                <w:sz w:val="18"/>
                <w:szCs w:val="18"/>
              </w:rPr>
            </w:pPr>
            <w:r w:rsidRPr="0070283F">
              <w:rPr>
                <w:rFonts w:ascii="宋体" w:hAnsi="宋体" w:cs="宋体"/>
                <w:sz w:val="18"/>
                <w:szCs w:val="18"/>
              </w:rPr>
              <w:t>CentOS Linux release 7.6.1810</w:t>
            </w:r>
          </w:p>
          <w:p w14:paraId="4369446C" w14:textId="77777777" w:rsidR="0070283F" w:rsidRDefault="00E00A2F" w:rsidP="003351C1">
            <w:pPr>
              <w:ind w:firstLine="360"/>
              <w:rPr>
                <w:rFonts w:ascii="宋体" w:hAnsi="宋体" w:cs="宋体"/>
                <w:sz w:val="18"/>
                <w:szCs w:val="18"/>
              </w:rPr>
            </w:pPr>
            <w:r w:rsidRPr="0070283F">
              <w:rPr>
                <w:rFonts w:ascii="宋体" w:hAnsi="宋体" w:cs="宋体"/>
                <w:sz w:val="18"/>
                <w:szCs w:val="18"/>
              </w:rPr>
              <w:t>CentOS Linux release 7.6.1810</w:t>
            </w:r>
          </w:p>
          <w:p w14:paraId="3872B7AE" w14:textId="77777777" w:rsidR="009A5949" w:rsidRPr="00E00A2F" w:rsidRDefault="009A5949" w:rsidP="003351C1">
            <w:pPr>
              <w:ind w:firstLine="360"/>
              <w:rPr>
                <w:rFonts w:ascii="宋体" w:hAnsi="宋体" w:cs="宋体"/>
                <w:sz w:val="18"/>
                <w:szCs w:val="18"/>
              </w:rPr>
            </w:pPr>
            <w:r>
              <w:rPr>
                <w:rFonts w:ascii="宋体" w:hAnsi="宋体" w:cs="宋体" w:hint="eastAsia"/>
                <w:sz w:val="18"/>
                <w:szCs w:val="18"/>
              </w:rPr>
              <w:t>XShell</w:t>
            </w:r>
            <w:r>
              <w:rPr>
                <w:rFonts w:ascii="宋体" w:hAnsi="宋体" w:cs="宋体"/>
                <w:sz w:val="18"/>
                <w:szCs w:val="18"/>
              </w:rPr>
              <w:t xml:space="preserve"> </w:t>
            </w:r>
            <w:r>
              <w:rPr>
                <w:rFonts w:ascii="宋体" w:hAnsi="宋体" w:cs="宋体" w:hint="eastAsia"/>
                <w:sz w:val="18"/>
                <w:szCs w:val="18"/>
              </w:rPr>
              <w:t>6</w:t>
            </w:r>
          </w:p>
        </w:tc>
      </w:tr>
      <w:tr w:rsidR="00C76B89" w14:paraId="76B6BDA4" w14:textId="77777777" w:rsidTr="00E1782D">
        <w:trPr>
          <w:trHeight w:val="282"/>
          <w:jc w:val="center"/>
        </w:trPr>
        <w:tc>
          <w:tcPr>
            <w:tcW w:w="3413" w:type="dxa"/>
          </w:tcPr>
          <w:p w14:paraId="49E13FAA"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开发语言</w:t>
            </w:r>
          </w:p>
        </w:tc>
        <w:tc>
          <w:tcPr>
            <w:tcW w:w="3413" w:type="dxa"/>
          </w:tcPr>
          <w:p w14:paraId="6154365F" w14:textId="77777777" w:rsidR="00C76B89" w:rsidRDefault="00721C22" w:rsidP="003351C1">
            <w:pPr>
              <w:ind w:firstLine="360"/>
              <w:rPr>
                <w:rFonts w:ascii="宋体" w:hAnsi="宋体" w:cs="宋体"/>
                <w:sz w:val="18"/>
                <w:szCs w:val="18"/>
              </w:rPr>
            </w:pPr>
            <w:r>
              <w:rPr>
                <w:rFonts w:ascii="宋体" w:hAnsi="宋体" w:cs="宋体" w:hint="eastAsia"/>
                <w:sz w:val="18"/>
                <w:szCs w:val="18"/>
              </w:rPr>
              <w:t>JAVA8</w:t>
            </w:r>
          </w:p>
        </w:tc>
      </w:tr>
      <w:tr w:rsidR="00C76B89" w14:paraId="5BCFAA3E" w14:textId="77777777" w:rsidTr="00E1782D">
        <w:trPr>
          <w:trHeight w:val="282"/>
          <w:jc w:val="center"/>
        </w:trPr>
        <w:tc>
          <w:tcPr>
            <w:tcW w:w="3413" w:type="dxa"/>
          </w:tcPr>
          <w:p w14:paraId="5B962254"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浏览器</w:t>
            </w:r>
          </w:p>
        </w:tc>
        <w:tc>
          <w:tcPr>
            <w:tcW w:w="3413" w:type="dxa"/>
          </w:tcPr>
          <w:p w14:paraId="29AFE422" w14:textId="77777777" w:rsidR="00C76B89" w:rsidRDefault="00E00A2F" w:rsidP="003351C1">
            <w:pPr>
              <w:ind w:firstLine="360"/>
              <w:rPr>
                <w:rFonts w:ascii="宋体" w:hAnsi="宋体" w:cs="宋体"/>
                <w:sz w:val="18"/>
                <w:szCs w:val="18"/>
              </w:rPr>
            </w:pPr>
            <w:r>
              <w:rPr>
                <w:rFonts w:ascii="宋体" w:hAnsi="宋体" w:cs="宋体" w:hint="eastAsia"/>
                <w:sz w:val="18"/>
                <w:szCs w:val="18"/>
              </w:rPr>
              <w:t>Google</w:t>
            </w:r>
            <w:r>
              <w:rPr>
                <w:rFonts w:ascii="宋体" w:hAnsi="宋体" w:cs="宋体"/>
                <w:sz w:val="18"/>
                <w:szCs w:val="18"/>
              </w:rPr>
              <w:t xml:space="preserve"> </w:t>
            </w:r>
            <w:r>
              <w:rPr>
                <w:rFonts w:ascii="宋体" w:hAnsi="宋体" w:cs="宋体" w:hint="eastAsia"/>
                <w:sz w:val="18"/>
                <w:szCs w:val="18"/>
              </w:rPr>
              <w:t>Chrome</w:t>
            </w:r>
            <w:r w:rsidRPr="00E00A2F">
              <w:rPr>
                <w:rFonts w:ascii="宋体" w:hAnsi="宋体" w:cs="宋体" w:hint="eastAsia"/>
                <w:sz w:val="18"/>
                <w:szCs w:val="18"/>
              </w:rPr>
              <w:t xml:space="preserve"> 81.0.4044.138</w:t>
            </w:r>
          </w:p>
        </w:tc>
      </w:tr>
      <w:tr w:rsidR="00C76B89" w14:paraId="4C4486ED" w14:textId="77777777" w:rsidTr="00E1782D">
        <w:trPr>
          <w:trHeight w:val="282"/>
          <w:jc w:val="center"/>
        </w:trPr>
        <w:tc>
          <w:tcPr>
            <w:tcW w:w="3413" w:type="dxa"/>
          </w:tcPr>
          <w:p w14:paraId="48C2E7B6"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开发方式</w:t>
            </w:r>
          </w:p>
        </w:tc>
        <w:tc>
          <w:tcPr>
            <w:tcW w:w="3413" w:type="dxa"/>
          </w:tcPr>
          <w:p w14:paraId="78400D20" w14:textId="77777777" w:rsidR="00C76B89" w:rsidRDefault="00C76B89" w:rsidP="003351C1">
            <w:pPr>
              <w:ind w:firstLine="360"/>
              <w:rPr>
                <w:rFonts w:ascii="宋体" w:hAnsi="宋体" w:cs="宋体"/>
                <w:sz w:val="18"/>
                <w:szCs w:val="18"/>
              </w:rPr>
            </w:pPr>
            <w:r>
              <w:rPr>
                <w:rFonts w:ascii="宋体" w:hAnsi="宋体" w:cs="宋体" w:hint="eastAsia"/>
                <w:sz w:val="18"/>
                <w:szCs w:val="18"/>
              </w:rPr>
              <w:t>个</w:t>
            </w:r>
            <w:r w:rsidR="00E00A2F">
              <w:rPr>
                <w:rFonts w:ascii="宋体" w:hAnsi="宋体" w:cs="宋体" w:hint="eastAsia"/>
                <w:sz w:val="18"/>
                <w:szCs w:val="18"/>
              </w:rPr>
              <w:t>人</w:t>
            </w:r>
            <w:r>
              <w:rPr>
                <w:rFonts w:ascii="宋体" w:hAnsi="宋体" w:cs="宋体" w:hint="eastAsia"/>
                <w:sz w:val="18"/>
                <w:szCs w:val="18"/>
              </w:rPr>
              <w:t>开发</w:t>
            </w:r>
          </w:p>
        </w:tc>
      </w:tr>
      <w:tr w:rsidR="00C76B89" w14:paraId="10A4A376" w14:textId="77777777" w:rsidTr="00E1782D">
        <w:trPr>
          <w:trHeight w:val="282"/>
          <w:jc w:val="center"/>
        </w:trPr>
        <w:tc>
          <w:tcPr>
            <w:tcW w:w="3413" w:type="dxa"/>
          </w:tcPr>
          <w:p w14:paraId="7BF90723"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平台</w:t>
            </w:r>
          </w:p>
        </w:tc>
        <w:tc>
          <w:tcPr>
            <w:tcW w:w="3413" w:type="dxa"/>
          </w:tcPr>
          <w:p w14:paraId="1B93D024" w14:textId="77777777" w:rsidR="00C76B89" w:rsidRDefault="00C76B89" w:rsidP="003351C1">
            <w:pPr>
              <w:ind w:firstLine="360"/>
              <w:rPr>
                <w:rFonts w:ascii="宋体" w:hAnsi="宋体" w:cs="宋体"/>
                <w:sz w:val="18"/>
                <w:szCs w:val="18"/>
              </w:rPr>
            </w:pPr>
            <w:r>
              <w:rPr>
                <w:rFonts w:ascii="宋体" w:hAnsi="宋体" w:cs="宋体" w:hint="eastAsia"/>
                <w:sz w:val="18"/>
                <w:szCs w:val="18"/>
              </w:rPr>
              <w:t>J2EE</w:t>
            </w:r>
          </w:p>
        </w:tc>
      </w:tr>
      <w:tr w:rsidR="00C76B89" w14:paraId="14EE82D5" w14:textId="77777777" w:rsidTr="00E1782D">
        <w:trPr>
          <w:trHeight w:val="282"/>
          <w:jc w:val="center"/>
        </w:trPr>
        <w:tc>
          <w:tcPr>
            <w:tcW w:w="3413" w:type="dxa"/>
          </w:tcPr>
          <w:p w14:paraId="171FAA0E" w14:textId="77777777" w:rsidR="00C76B89" w:rsidRDefault="00C76B89" w:rsidP="00E1782D">
            <w:pPr>
              <w:ind w:firstLine="360"/>
              <w:jc w:val="center"/>
              <w:rPr>
                <w:rFonts w:ascii="宋体" w:hAnsi="宋体" w:cs="宋体"/>
                <w:sz w:val="18"/>
                <w:szCs w:val="18"/>
              </w:rPr>
            </w:pPr>
            <w:r>
              <w:rPr>
                <w:rFonts w:ascii="宋体" w:hAnsi="宋体" w:cs="宋体" w:hint="eastAsia"/>
                <w:sz w:val="18"/>
                <w:szCs w:val="18"/>
              </w:rPr>
              <w:t>类库</w:t>
            </w:r>
          </w:p>
          <w:p w14:paraId="34CB99CD" w14:textId="77777777" w:rsidR="001724CF" w:rsidRPr="001724CF" w:rsidRDefault="001724CF" w:rsidP="001724CF">
            <w:pPr>
              <w:ind w:firstLine="360"/>
              <w:jc w:val="center"/>
              <w:rPr>
                <w:rFonts w:ascii="宋体" w:hAnsi="宋体" w:cs="宋体"/>
                <w:sz w:val="18"/>
                <w:szCs w:val="18"/>
              </w:rPr>
            </w:pPr>
            <w:r>
              <w:rPr>
                <w:rFonts w:ascii="宋体" w:hAnsi="宋体" w:cs="宋体" w:hint="eastAsia"/>
                <w:sz w:val="18"/>
                <w:szCs w:val="18"/>
              </w:rPr>
              <w:t>画图工具</w:t>
            </w:r>
          </w:p>
        </w:tc>
        <w:tc>
          <w:tcPr>
            <w:tcW w:w="3413" w:type="dxa"/>
          </w:tcPr>
          <w:p w14:paraId="01D82897" w14:textId="77777777" w:rsidR="00C76B89" w:rsidRDefault="00C76B89" w:rsidP="003351C1">
            <w:pPr>
              <w:ind w:firstLine="360"/>
              <w:rPr>
                <w:rFonts w:ascii="宋体" w:hAnsi="宋体" w:cs="宋体"/>
                <w:sz w:val="18"/>
                <w:szCs w:val="18"/>
              </w:rPr>
            </w:pPr>
            <w:r>
              <w:rPr>
                <w:rFonts w:ascii="宋体" w:hAnsi="宋体" w:cs="宋体" w:hint="eastAsia"/>
                <w:sz w:val="18"/>
                <w:szCs w:val="18"/>
              </w:rPr>
              <w:t>JDK1.</w:t>
            </w:r>
            <w:r w:rsidR="00E00A2F">
              <w:rPr>
                <w:rFonts w:ascii="宋体" w:hAnsi="宋体" w:cs="宋体" w:hint="eastAsia"/>
                <w:sz w:val="18"/>
                <w:szCs w:val="18"/>
              </w:rPr>
              <w:t>8</w:t>
            </w:r>
          </w:p>
          <w:p w14:paraId="5C99D789" w14:textId="77777777" w:rsidR="001724CF" w:rsidRDefault="001724CF" w:rsidP="003351C1">
            <w:pPr>
              <w:ind w:firstLine="360"/>
              <w:rPr>
                <w:rFonts w:ascii="宋体" w:hAnsi="宋体" w:cs="宋体"/>
                <w:sz w:val="18"/>
                <w:szCs w:val="18"/>
              </w:rPr>
            </w:pPr>
            <w:r>
              <w:rPr>
                <w:rFonts w:ascii="宋体" w:hAnsi="宋体" w:cs="宋体" w:hint="eastAsia"/>
                <w:sz w:val="18"/>
                <w:szCs w:val="18"/>
              </w:rPr>
              <w:t>ProsessON在线作图</w:t>
            </w:r>
          </w:p>
        </w:tc>
      </w:tr>
    </w:tbl>
    <w:p w14:paraId="1D1DEA9D" w14:textId="77777777" w:rsidR="00C76B89" w:rsidRDefault="00884BE8" w:rsidP="00D4736F">
      <w:pPr>
        <w:pStyle w:val="1"/>
        <w:spacing w:before="800" w:after="400" w:line="400" w:lineRule="exact"/>
        <w:ind w:firstLine="600"/>
        <w:jc w:val="center"/>
        <w:rPr>
          <w:rFonts w:ascii="黑体" w:eastAsia="黑体" w:hAnsi="黑体"/>
          <w:b w:val="0"/>
          <w:sz w:val="30"/>
          <w:szCs w:val="30"/>
        </w:rPr>
      </w:pPr>
      <w:bookmarkStart w:id="50" w:name="_Toc483089458"/>
      <w:bookmarkStart w:id="51" w:name="_Toc40900994"/>
      <w:bookmarkEnd w:id="43"/>
      <w:bookmarkEnd w:id="44"/>
      <w:bookmarkEnd w:id="45"/>
      <w:bookmarkEnd w:id="46"/>
      <w:bookmarkEnd w:id="47"/>
      <w:r w:rsidRPr="00D4736F">
        <w:rPr>
          <w:rFonts w:ascii="黑体" w:eastAsia="黑体" w:hAnsi="黑体" w:hint="eastAsia"/>
          <w:b w:val="0"/>
          <w:sz w:val="30"/>
          <w:szCs w:val="30"/>
        </w:rPr>
        <w:t xml:space="preserve">4 </w:t>
      </w:r>
      <w:r w:rsidR="00C76B89" w:rsidRPr="00D4736F">
        <w:rPr>
          <w:rFonts w:ascii="黑体" w:eastAsia="黑体" w:hAnsi="黑体" w:hint="eastAsia"/>
          <w:b w:val="0"/>
          <w:sz w:val="30"/>
          <w:szCs w:val="30"/>
        </w:rPr>
        <w:t>系统分析与设计</w:t>
      </w:r>
      <w:bookmarkEnd w:id="50"/>
      <w:bookmarkEnd w:id="51"/>
    </w:p>
    <w:p w14:paraId="1FBE5C95" w14:textId="77777777" w:rsidR="00FD0FBE" w:rsidRPr="00FD0FBE" w:rsidRDefault="00FD0FBE">
      <w:pPr>
        <w:rPr>
          <w:b/>
          <w:rPrChange w:id="52" w:author="Sky123.Org" w:date="2020-05-19T11:56:00Z">
            <w:rPr>
              <w:rFonts w:ascii="黑体" w:eastAsia="黑体" w:hAnsi="黑体"/>
              <w:b w:val="0"/>
              <w:sz w:val="30"/>
              <w:szCs w:val="30"/>
            </w:rPr>
          </w:rPrChange>
        </w:rPr>
        <w:pPrChange w:id="53" w:author="Sky123.Org" w:date="2020-05-19T11:56:00Z">
          <w:pPr>
            <w:pStyle w:val="1"/>
            <w:spacing w:before="800" w:after="400" w:line="400" w:lineRule="exact"/>
            <w:ind w:firstLine="600"/>
            <w:jc w:val="center"/>
          </w:pPr>
        </w:pPrChange>
      </w:pPr>
      <w:ins w:id="54" w:author="Sky123.Org" w:date="2020-05-19T11:56:00Z">
        <w:r>
          <w:rPr>
            <w:rFonts w:hint="eastAsia"/>
          </w:rPr>
          <w:t>这部分是系统分析和设计阶段，不涉及实现，所以建议</w:t>
        </w:r>
      </w:ins>
      <w:ins w:id="55" w:author="Sky123.Org" w:date="2020-05-19T11:57:00Z">
        <w:r>
          <w:rPr>
            <w:rFonts w:hint="eastAsia"/>
          </w:rPr>
          <w:t>还是分析根据调研和分析，需要设计哪些功能模块？每个模块实现</w:t>
        </w:r>
      </w:ins>
      <w:ins w:id="56" w:author="Sky123.Org" w:date="2020-05-19T11:58:00Z">
        <w:r>
          <w:rPr>
            <w:rFonts w:hint="eastAsia"/>
          </w:rPr>
          <w:t>什么功能，分析描写清楚即可。</w:t>
        </w:r>
      </w:ins>
    </w:p>
    <w:p w14:paraId="64F287E9" w14:textId="77777777" w:rsidR="00C76B89" w:rsidRPr="00B87D06" w:rsidRDefault="00C76B89" w:rsidP="00D4736F">
      <w:pPr>
        <w:pStyle w:val="2"/>
        <w:ind w:firstLine="560"/>
      </w:pPr>
      <w:bookmarkStart w:id="57" w:name="_Toc483089459"/>
      <w:bookmarkStart w:id="58" w:name="_Toc40900995"/>
      <w:r w:rsidRPr="00B87D06">
        <w:rPr>
          <w:rFonts w:hint="eastAsia"/>
        </w:rPr>
        <w:t>4.1</w:t>
      </w:r>
      <w:r w:rsidR="0012672D">
        <w:rPr>
          <w:rFonts w:hint="eastAsia"/>
        </w:rPr>
        <w:t xml:space="preserve"> </w:t>
      </w:r>
      <w:r w:rsidRPr="00B87D06">
        <w:rPr>
          <w:rFonts w:hint="eastAsia"/>
        </w:rPr>
        <w:t>系统组织结构</w:t>
      </w:r>
      <w:bookmarkEnd w:id="57"/>
      <w:bookmarkEnd w:id="58"/>
    </w:p>
    <w:p w14:paraId="4754CFEF" w14:textId="77777777" w:rsidR="005802E2" w:rsidRDefault="005802E2" w:rsidP="00F569F2">
      <w:pPr>
        <w:pStyle w:val="aff6"/>
        <w:ind w:firstLine="480"/>
      </w:pPr>
      <w:r>
        <w:rPr>
          <w:rFonts w:hint="eastAsia"/>
        </w:rPr>
        <w:t>本游戏论坛系统包括四个子系统：</w:t>
      </w:r>
      <w:r>
        <w:rPr>
          <w:rFonts w:hint="eastAsia"/>
        </w:rPr>
        <w:t>rpc</w:t>
      </w:r>
      <w:r>
        <w:rPr>
          <w:rFonts w:hint="eastAsia"/>
        </w:rPr>
        <w:t>远程服务系统，前台系统，后台管理系统，</w:t>
      </w:r>
      <w:r>
        <w:rPr>
          <w:rFonts w:hint="eastAsia"/>
        </w:rPr>
        <w:t>SSO</w:t>
      </w:r>
      <w:r>
        <w:rPr>
          <w:rFonts w:hint="eastAsia"/>
        </w:rPr>
        <w:t>单点登录系统。</w:t>
      </w:r>
    </w:p>
    <w:p w14:paraId="1BB9D8F2" w14:textId="77777777" w:rsidR="005802E2" w:rsidRPr="008B1164" w:rsidRDefault="005802E2" w:rsidP="008B1164">
      <w:pPr>
        <w:pStyle w:val="af3"/>
        <w:numPr>
          <w:ilvl w:val="0"/>
          <w:numId w:val="18"/>
        </w:numPr>
        <w:spacing w:line="360" w:lineRule="exact"/>
        <w:ind w:firstLineChars="0"/>
        <w:rPr>
          <w:rFonts w:ascii="宋体" w:eastAsia="宋体" w:hAnsi="宋体" w:cs="宋体"/>
          <w:sz w:val="24"/>
          <w:szCs w:val="24"/>
        </w:rPr>
      </w:pPr>
      <w:r w:rsidRPr="008B1164">
        <w:rPr>
          <w:rFonts w:ascii="宋体" w:eastAsia="宋体" w:hAnsi="宋体" w:cs="宋体" w:hint="eastAsia"/>
          <w:sz w:val="24"/>
          <w:szCs w:val="24"/>
        </w:rPr>
        <w:t>rpc远程服务系统只有一个功能：发布远程服务。</w:t>
      </w:r>
    </w:p>
    <w:p w14:paraId="43C47C94" w14:textId="77777777" w:rsidR="005802E2" w:rsidRPr="008B1164" w:rsidRDefault="005802E2" w:rsidP="008B1164">
      <w:pPr>
        <w:pStyle w:val="af3"/>
        <w:numPr>
          <w:ilvl w:val="0"/>
          <w:numId w:val="18"/>
        </w:numPr>
        <w:spacing w:line="360" w:lineRule="exact"/>
        <w:ind w:firstLineChars="0"/>
        <w:rPr>
          <w:rFonts w:ascii="宋体" w:eastAsia="宋体" w:hAnsi="宋体" w:cs="宋体"/>
          <w:sz w:val="24"/>
          <w:szCs w:val="24"/>
        </w:rPr>
      </w:pPr>
      <w:r w:rsidRPr="008B1164">
        <w:rPr>
          <w:rFonts w:ascii="宋体" w:eastAsia="宋体" w:hAnsi="宋体" w:cs="宋体" w:hint="eastAsia"/>
          <w:sz w:val="24"/>
          <w:szCs w:val="24"/>
        </w:rPr>
        <w:t>后台管理系统包括四个模块：内容管理模块、用户中心模块、评论管理模块、站</w:t>
      </w:r>
      <w:r w:rsidRPr="008B1164">
        <w:rPr>
          <w:rFonts w:ascii="宋体" w:eastAsia="宋体" w:hAnsi="宋体" w:cs="宋体" w:hint="eastAsia"/>
          <w:sz w:val="24"/>
          <w:szCs w:val="24"/>
        </w:rPr>
        <w:lastRenderedPageBreak/>
        <w:t>内信息管理模块。</w:t>
      </w:r>
    </w:p>
    <w:p w14:paraId="63EC0A3D" w14:textId="77777777" w:rsidR="005802E2" w:rsidRPr="008B1164" w:rsidRDefault="005802E2" w:rsidP="008B1164">
      <w:pPr>
        <w:pStyle w:val="af3"/>
        <w:numPr>
          <w:ilvl w:val="0"/>
          <w:numId w:val="18"/>
        </w:numPr>
        <w:spacing w:line="360" w:lineRule="exact"/>
        <w:ind w:firstLineChars="0"/>
        <w:rPr>
          <w:rFonts w:ascii="宋体" w:eastAsia="宋体" w:hAnsi="宋体" w:cs="宋体"/>
          <w:sz w:val="24"/>
          <w:szCs w:val="24"/>
        </w:rPr>
      </w:pPr>
      <w:r w:rsidRPr="008B1164">
        <w:rPr>
          <w:rFonts w:ascii="宋体" w:eastAsia="宋体" w:hAnsi="宋体" w:cs="宋体" w:hint="eastAsia"/>
          <w:sz w:val="24"/>
          <w:szCs w:val="24"/>
        </w:rPr>
        <w:t>前台系统包括六个模块：主页信息展示模块、板块信息展示模块、文章信息展示模块、个人信息展示模块、站内信息收取模块、个人信息更改模块。</w:t>
      </w:r>
    </w:p>
    <w:p w14:paraId="7151A325" w14:textId="77777777" w:rsidR="005802E2" w:rsidRPr="008B1164" w:rsidRDefault="005802E2" w:rsidP="008B1164">
      <w:pPr>
        <w:pStyle w:val="af3"/>
        <w:numPr>
          <w:ilvl w:val="0"/>
          <w:numId w:val="18"/>
        </w:numPr>
        <w:spacing w:line="360" w:lineRule="exact"/>
        <w:ind w:firstLineChars="0"/>
        <w:rPr>
          <w:rFonts w:ascii="宋体" w:eastAsia="宋体" w:hAnsi="宋体" w:cs="宋体"/>
          <w:sz w:val="24"/>
          <w:szCs w:val="24"/>
        </w:rPr>
      </w:pPr>
      <w:r w:rsidRPr="008B1164">
        <w:rPr>
          <w:rFonts w:ascii="宋体" w:eastAsia="宋体" w:hAnsi="宋体" w:cs="宋体" w:hint="eastAsia"/>
          <w:sz w:val="24"/>
          <w:szCs w:val="24"/>
        </w:rPr>
        <w:t>SSO单点登录系统只包含一个功能：即登录注册模块。</w:t>
      </w:r>
    </w:p>
    <w:p w14:paraId="63ECAC3D" w14:textId="77777777" w:rsidR="005802E2" w:rsidRPr="008B1164" w:rsidRDefault="005802E2" w:rsidP="008B1164">
      <w:pPr>
        <w:pStyle w:val="af3"/>
        <w:numPr>
          <w:ilvl w:val="0"/>
          <w:numId w:val="18"/>
        </w:numPr>
        <w:spacing w:line="360" w:lineRule="exact"/>
        <w:ind w:firstLineChars="0"/>
        <w:rPr>
          <w:rFonts w:ascii="宋体" w:eastAsia="宋体" w:hAnsi="宋体" w:cs="宋体"/>
          <w:sz w:val="24"/>
          <w:szCs w:val="24"/>
        </w:rPr>
      </w:pPr>
      <w:r w:rsidRPr="008B1164">
        <w:rPr>
          <w:rFonts w:ascii="宋体" w:eastAsia="宋体" w:hAnsi="宋体" w:cs="宋体" w:hint="eastAsia"/>
          <w:sz w:val="24"/>
          <w:szCs w:val="24"/>
        </w:rPr>
        <w:t>四个子系统全部依赖一个工具模块。</w:t>
      </w:r>
    </w:p>
    <w:p w14:paraId="09988C49" w14:textId="77777777" w:rsidR="008B1164" w:rsidRDefault="008B1164" w:rsidP="005802E2">
      <w:pPr>
        <w:spacing w:line="360" w:lineRule="exact"/>
        <w:ind w:firstLineChars="200" w:firstLine="480"/>
        <w:rPr>
          <w:rFonts w:ascii="宋体" w:eastAsia="宋体" w:hAnsi="宋体" w:cs="宋体"/>
          <w:sz w:val="24"/>
          <w:szCs w:val="24"/>
        </w:rPr>
      </w:pPr>
    </w:p>
    <w:p w14:paraId="3C4A841E" w14:textId="77777777" w:rsidR="00750A70" w:rsidRPr="00B947AD" w:rsidRDefault="005802E2" w:rsidP="00750A70">
      <w:pPr>
        <w:pStyle w:val="aff6"/>
        <w:ind w:firstLine="480"/>
        <w:rPr>
          <w:ins w:id="59" w:author="Sky123.Org" w:date="2020-05-19T12:53:00Z"/>
          <w:color w:val="FF0000"/>
        </w:rPr>
      </w:pPr>
      <w:r w:rsidRPr="005802E2">
        <w:rPr>
          <w:noProof/>
        </w:rPr>
        <w:drawing>
          <wp:anchor distT="0" distB="0" distL="114300" distR="114300" simplePos="0" relativeHeight="251631104" behindDoc="0" locked="0" layoutInCell="1" allowOverlap="1" wp14:anchorId="5451A0AA" wp14:editId="5A8D734C">
            <wp:simplePos x="0" y="0"/>
            <wp:positionH relativeFrom="column">
              <wp:posOffset>1169035</wp:posOffset>
            </wp:positionH>
            <wp:positionV relativeFrom="paragraph">
              <wp:posOffset>934720</wp:posOffset>
            </wp:positionV>
            <wp:extent cx="3444240" cy="2735580"/>
            <wp:effectExtent l="0" t="0" r="381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4240" cy="27355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具体项目架构如图</w:t>
      </w:r>
      <w:r>
        <w:rPr>
          <w:rFonts w:hint="eastAsia"/>
        </w:rPr>
        <w:t>4-1</w:t>
      </w:r>
      <w:r>
        <w:rPr>
          <w:rFonts w:hint="eastAsia"/>
        </w:rPr>
        <w:t>所示：</w:t>
      </w:r>
      <w:ins w:id="60" w:author="Sky123.Org" w:date="2020-05-19T12:53:00Z">
        <w:r w:rsidR="00750A70">
          <w:rPr>
            <w:rFonts w:hint="eastAsia"/>
            <w:color w:val="FF0000"/>
          </w:rPr>
          <w:t>这一块是不应该放到实现中去，为实现系统功能模块，搭建的系统服务，那个对应实现相应的功能。放在这里感觉不太合适。</w:t>
        </w:r>
      </w:ins>
      <w:ins w:id="61" w:author="Sky123.Org" w:date="2020-05-19T12:54:00Z">
        <w:r w:rsidR="00750A70">
          <w:rPr>
            <w:rFonts w:hint="eastAsia"/>
            <w:color w:val="FF0000"/>
          </w:rPr>
          <w:t>这样的话</w:t>
        </w:r>
        <w:r w:rsidR="00750A70">
          <w:rPr>
            <w:rFonts w:hint="eastAsia"/>
            <w:color w:val="FF0000"/>
          </w:rPr>
          <w:t>4-2</w:t>
        </w:r>
        <w:r w:rsidR="00750A70">
          <w:rPr>
            <w:rFonts w:hint="eastAsia"/>
            <w:color w:val="FF0000"/>
          </w:rPr>
          <w:t>的图也需要调整一下</w:t>
        </w:r>
      </w:ins>
    </w:p>
    <w:p w14:paraId="11BB4433" w14:textId="77777777" w:rsidR="005802E2" w:rsidRPr="00750A70" w:rsidRDefault="005802E2" w:rsidP="00F569F2">
      <w:pPr>
        <w:pStyle w:val="aff6"/>
        <w:ind w:firstLine="480"/>
      </w:pPr>
    </w:p>
    <w:p w14:paraId="58340F13" w14:textId="77777777" w:rsidR="005802E2" w:rsidRDefault="005802E2" w:rsidP="005802E2">
      <w:pPr>
        <w:pStyle w:val="aa"/>
        <w:spacing w:beforeLines="50" w:before="143" w:afterLines="50" w:after="143"/>
        <w:ind w:firstLine="360"/>
        <w:jc w:val="center"/>
        <w:rPr>
          <w:rFonts w:ascii="黑体" w:hAnsi="黑体" w:cs="黑体"/>
          <w:sz w:val="18"/>
          <w:szCs w:val="18"/>
        </w:rPr>
      </w:pPr>
      <w:r w:rsidRPr="0054444F">
        <w:rPr>
          <w:rFonts w:ascii="黑体" w:hAnsi="黑体" w:cs="黑体" w:hint="eastAsia"/>
          <w:sz w:val="18"/>
          <w:szCs w:val="18"/>
        </w:rPr>
        <w:t>图</w:t>
      </w:r>
      <w:r>
        <w:rPr>
          <w:rFonts w:ascii="黑体" w:hAnsi="黑体" w:cs="黑体" w:hint="eastAsia"/>
          <w:sz w:val="18"/>
          <w:szCs w:val="18"/>
        </w:rPr>
        <w:t>4-1项目架构图示</w:t>
      </w:r>
    </w:p>
    <w:p w14:paraId="2694AC2E" w14:textId="1C78A0D1" w:rsidR="005802E2" w:rsidRPr="005D3BCE" w:rsidRDefault="005802E2" w:rsidP="005D3BCE">
      <w:pPr>
        <w:pStyle w:val="af3"/>
        <w:numPr>
          <w:ilvl w:val="0"/>
          <w:numId w:val="19"/>
        </w:numPr>
        <w:spacing w:line="360" w:lineRule="exact"/>
        <w:ind w:firstLineChars="0"/>
        <w:rPr>
          <w:rFonts w:ascii="宋体" w:eastAsia="宋体" w:hAnsi="宋体" w:cs="宋体"/>
          <w:sz w:val="24"/>
          <w:szCs w:val="24"/>
        </w:rPr>
      </w:pPr>
      <w:r>
        <w:rPr>
          <w:rFonts w:hint="eastAsia"/>
        </w:rPr>
        <w:t>模块介绍：</w:t>
      </w:r>
      <w:r w:rsidR="00750A70" w:rsidRPr="00750A70" w:rsidDel="00750A70">
        <w:rPr>
          <w:color w:val="FF0000"/>
        </w:rPr>
        <w:t xml:space="preserve"> </w:t>
      </w:r>
      <w:r w:rsidRPr="005D3BCE">
        <w:rPr>
          <w:rFonts w:ascii="宋体" w:eastAsia="宋体" w:hAnsi="宋体" w:cs="宋体" w:hint="eastAsia"/>
          <w:sz w:val="24"/>
          <w:szCs w:val="24"/>
        </w:rPr>
        <w:t>ark</w:t>
      </w:r>
      <w:r w:rsidRPr="005D3BCE">
        <w:rPr>
          <w:rFonts w:ascii="宋体" w:eastAsia="宋体" w:hAnsi="宋体" w:cs="宋体"/>
          <w:sz w:val="24"/>
          <w:szCs w:val="24"/>
        </w:rPr>
        <w:t>_bbs</w:t>
      </w:r>
      <w:r w:rsidRPr="005D3BCE">
        <w:rPr>
          <w:rFonts w:ascii="宋体" w:eastAsia="宋体" w:hAnsi="宋体" w:cs="宋体" w:hint="eastAsia"/>
          <w:sz w:val="24"/>
          <w:szCs w:val="24"/>
        </w:rPr>
        <w:t>：</w:t>
      </w:r>
      <w:r w:rsidR="008B1164" w:rsidRPr="005D3BCE">
        <w:rPr>
          <w:rFonts w:ascii="宋体" w:eastAsia="宋体" w:hAnsi="宋体" w:cs="宋体" w:hint="eastAsia"/>
          <w:sz w:val="24"/>
          <w:szCs w:val="24"/>
        </w:rPr>
        <w:t>parent项目，打包模式为pom，主要定义了各个系统依赖版本。</w:t>
      </w:r>
    </w:p>
    <w:p w14:paraId="309E17EF" w14:textId="77777777" w:rsidR="008B1164" w:rsidRPr="005D3BCE" w:rsidRDefault="008B1164" w:rsidP="005D3BCE">
      <w:pPr>
        <w:pStyle w:val="af3"/>
        <w:numPr>
          <w:ilvl w:val="0"/>
          <w:numId w:val="19"/>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-common</w:t>
      </w:r>
      <w:r w:rsidRPr="005D3BCE">
        <w:rPr>
          <w:rFonts w:ascii="宋体" w:eastAsia="宋体" w:hAnsi="宋体" w:cs="宋体" w:hint="eastAsia"/>
          <w:sz w:val="24"/>
          <w:szCs w:val="24"/>
        </w:rPr>
        <w:t>：工具模块，打包模式为jar，包含了一些常用到的工具类，以及额外定义的实体类。</w:t>
      </w:r>
    </w:p>
    <w:p w14:paraId="3C0900A5" w14:textId="77777777" w:rsidR="008B1164" w:rsidRPr="005D3BCE" w:rsidRDefault="008B1164" w:rsidP="005D3BCE">
      <w:pPr>
        <w:pStyle w:val="af3"/>
        <w:numPr>
          <w:ilvl w:val="0"/>
          <w:numId w:val="19"/>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-manager-web</w:t>
      </w:r>
      <w:r w:rsidRPr="005D3BCE">
        <w:rPr>
          <w:rFonts w:ascii="宋体" w:eastAsia="宋体" w:hAnsi="宋体" w:cs="宋体" w:hint="eastAsia"/>
          <w:sz w:val="24"/>
          <w:szCs w:val="24"/>
        </w:rPr>
        <w:t>：后台管理系统，打包模式为war，此系统是一个web系统，发布在tomcat服务器上提供给管理员管理后台。</w:t>
      </w:r>
    </w:p>
    <w:p w14:paraId="406A8518" w14:textId="77777777" w:rsidR="008B1164" w:rsidRPr="005D3BCE" w:rsidRDefault="008B1164" w:rsidP="005D3BCE">
      <w:pPr>
        <w:pStyle w:val="af3"/>
        <w:numPr>
          <w:ilvl w:val="0"/>
          <w:numId w:val="19"/>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-portal-web</w:t>
      </w:r>
      <w:r w:rsidRPr="005D3BCE">
        <w:rPr>
          <w:rFonts w:ascii="宋体" w:eastAsia="宋体" w:hAnsi="宋体" w:cs="宋体" w:hint="eastAsia"/>
          <w:sz w:val="24"/>
          <w:szCs w:val="24"/>
        </w:rPr>
        <w:t>：前台系统，打包模式为war，同样是一个web系统，发布在tomcat服务器上提供前台访问服务。</w:t>
      </w:r>
    </w:p>
    <w:p w14:paraId="5180CAAD" w14:textId="77777777" w:rsidR="008B1164" w:rsidRPr="005D3BCE" w:rsidRDefault="008B1164" w:rsidP="005D3BCE">
      <w:pPr>
        <w:pStyle w:val="af3"/>
        <w:numPr>
          <w:ilvl w:val="0"/>
          <w:numId w:val="19"/>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-rpc</w:t>
      </w:r>
      <w:r w:rsidRPr="005D3BCE">
        <w:rPr>
          <w:rFonts w:ascii="宋体" w:eastAsia="宋体" w:hAnsi="宋体" w:cs="宋体" w:hint="eastAsia"/>
          <w:sz w:val="24"/>
          <w:szCs w:val="24"/>
        </w:rPr>
        <w:t>：rpc远程服务提供系统，包含四个小模块：</w:t>
      </w:r>
    </w:p>
    <w:p w14:paraId="54EC2A56" w14:textId="77777777" w:rsidR="008B1164" w:rsidRPr="005D3BCE" w:rsidRDefault="008B1164" w:rsidP="005D3BCE">
      <w:pPr>
        <w:pStyle w:val="af3"/>
        <w:numPr>
          <w:ilvl w:val="0"/>
          <w:numId w:val="20"/>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-rpc-pojo</w:t>
      </w:r>
      <w:r w:rsidRPr="005D3BCE">
        <w:rPr>
          <w:rFonts w:ascii="宋体" w:eastAsia="宋体" w:hAnsi="宋体" w:cs="宋体" w:hint="eastAsia"/>
          <w:sz w:val="24"/>
          <w:szCs w:val="24"/>
        </w:rPr>
        <w:t>：数据库对应的实体类。</w:t>
      </w:r>
    </w:p>
    <w:p w14:paraId="0320F6C5" w14:textId="77777777" w:rsidR="008B1164" w:rsidRPr="005D3BCE" w:rsidRDefault="008B1164" w:rsidP="005D3BCE">
      <w:pPr>
        <w:pStyle w:val="af3"/>
        <w:numPr>
          <w:ilvl w:val="0"/>
          <w:numId w:val="20"/>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-rpc-mapper</w:t>
      </w:r>
      <w:r w:rsidRPr="005D3BCE">
        <w:rPr>
          <w:rFonts w:ascii="宋体" w:eastAsia="宋体" w:hAnsi="宋体" w:cs="宋体" w:hint="eastAsia"/>
          <w:sz w:val="24"/>
          <w:szCs w:val="24"/>
        </w:rPr>
        <w:t>：MyBatis框架操作数据库的持久层。</w:t>
      </w:r>
    </w:p>
    <w:p w14:paraId="22A788A8" w14:textId="77777777" w:rsidR="008B1164" w:rsidRPr="005D3BCE" w:rsidRDefault="008B1164" w:rsidP="005D3BCE">
      <w:pPr>
        <w:pStyle w:val="af3"/>
        <w:numPr>
          <w:ilvl w:val="0"/>
          <w:numId w:val="20"/>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-rpc-service</w:t>
      </w:r>
      <w:r w:rsidRPr="005D3BCE">
        <w:rPr>
          <w:rFonts w:ascii="宋体" w:eastAsia="宋体" w:hAnsi="宋体" w:cs="宋体" w:hint="eastAsia"/>
          <w:sz w:val="24"/>
          <w:szCs w:val="24"/>
        </w:rPr>
        <w:t>：供远程服务调用的服务接口API。</w:t>
      </w:r>
    </w:p>
    <w:p w14:paraId="10326B81" w14:textId="77777777" w:rsidR="008B1164" w:rsidRPr="005D3BCE" w:rsidRDefault="008B1164" w:rsidP="005D3BCE">
      <w:pPr>
        <w:pStyle w:val="af3"/>
        <w:numPr>
          <w:ilvl w:val="0"/>
          <w:numId w:val="20"/>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-rpc-service-impl</w:t>
      </w:r>
      <w:r w:rsidRPr="005D3BCE">
        <w:rPr>
          <w:rFonts w:ascii="宋体" w:eastAsia="宋体" w:hAnsi="宋体" w:cs="宋体" w:hint="eastAsia"/>
          <w:sz w:val="24"/>
          <w:szCs w:val="24"/>
        </w:rPr>
        <w:t>：远程调用的服务具体实现类。</w:t>
      </w:r>
    </w:p>
    <w:p w14:paraId="7952EF81" w14:textId="77777777" w:rsidR="008B1164" w:rsidRPr="005D3BCE" w:rsidRDefault="008B1164" w:rsidP="005D3BCE">
      <w:pPr>
        <w:pStyle w:val="af3"/>
        <w:numPr>
          <w:ilvl w:val="0"/>
          <w:numId w:val="21"/>
        </w:numPr>
        <w:spacing w:line="360" w:lineRule="exact"/>
        <w:ind w:firstLineChars="0"/>
        <w:rPr>
          <w:rFonts w:ascii="宋体" w:eastAsia="宋体" w:hAnsi="宋体" w:cs="宋体"/>
          <w:sz w:val="24"/>
          <w:szCs w:val="24"/>
        </w:rPr>
      </w:pPr>
      <w:r w:rsidRPr="005D3BCE">
        <w:rPr>
          <w:rFonts w:ascii="宋体" w:eastAsia="宋体" w:hAnsi="宋体" w:cs="宋体" w:hint="eastAsia"/>
          <w:sz w:val="24"/>
          <w:szCs w:val="24"/>
        </w:rPr>
        <w:t>ark</w:t>
      </w:r>
      <w:r w:rsidRPr="005D3BCE">
        <w:rPr>
          <w:rFonts w:ascii="宋体" w:eastAsia="宋体" w:hAnsi="宋体" w:cs="宋体"/>
          <w:sz w:val="24"/>
          <w:szCs w:val="24"/>
        </w:rPr>
        <w:t>-sso-web</w:t>
      </w:r>
      <w:r w:rsidRPr="005D3BCE">
        <w:rPr>
          <w:rFonts w:ascii="宋体" w:eastAsia="宋体" w:hAnsi="宋体" w:cs="宋体" w:hint="eastAsia"/>
          <w:sz w:val="24"/>
          <w:szCs w:val="24"/>
        </w:rPr>
        <w:t>：单点登录系统，打包模式为web。此系统也是一个web系统，主要</w:t>
      </w:r>
      <w:r w:rsidRPr="005D3BCE">
        <w:rPr>
          <w:rFonts w:ascii="宋体" w:eastAsia="宋体" w:hAnsi="宋体" w:cs="宋体" w:hint="eastAsia"/>
          <w:sz w:val="24"/>
          <w:szCs w:val="24"/>
        </w:rPr>
        <w:lastRenderedPageBreak/>
        <w:t>提供注册登录服务。</w:t>
      </w:r>
    </w:p>
    <w:p w14:paraId="7DBB182D" w14:textId="77777777" w:rsidR="008B1164" w:rsidRDefault="008B1164" w:rsidP="008B1164">
      <w:pPr>
        <w:spacing w:line="360" w:lineRule="exact"/>
        <w:ind w:firstLineChars="200" w:firstLine="480"/>
        <w:rPr>
          <w:rFonts w:ascii="宋体" w:eastAsia="宋体" w:hAnsi="宋体" w:cs="宋体"/>
          <w:sz w:val="24"/>
          <w:szCs w:val="24"/>
        </w:rPr>
      </w:pPr>
    </w:p>
    <w:p w14:paraId="0D9B8158" w14:textId="77777777" w:rsidR="00C76B89" w:rsidRPr="00B31806" w:rsidRDefault="00C76B89" w:rsidP="00F569F2">
      <w:pPr>
        <w:pStyle w:val="aff6"/>
        <w:ind w:firstLine="480"/>
      </w:pPr>
      <w:r>
        <w:rPr>
          <w:rFonts w:hint="eastAsia"/>
        </w:rPr>
        <w:t>具体</w:t>
      </w:r>
      <w:bookmarkStart w:id="62" w:name="_Hlk40193839"/>
      <w:r w:rsidR="008B1164">
        <w:rPr>
          <w:rFonts w:hint="eastAsia"/>
        </w:rPr>
        <w:t>项目</w:t>
      </w:r>
      <w:r w:rsidR="005802E2">
        <w:rPr>
          <w:rFonts w:hint="eastAsia"/>
        </w:rPr>
        <w:t>功能</w:t>
      </w:r>
      <w:r>
        <w:rPr>
          <w:rFonts w:hint="eastAsia"/>
        </w:rPr>
        <w:t>结构</w:t>
      </w:r>
      <w:bookmarkEnd w:id="62"/>
      <w:r>
        <w:rPr>
          <w:rFonts w:hint="eastAsia"/>
        </w:rPr>
        <w:t>如图</w:t>
      </w:r>
      <w:r>
        <w:rPr>
          <w:rFonts w:hint="eastAsia"/>
        </w:rPr>
        <w:t>4-</w:t>
      </w:r>
      <w:r w:rsidR="00097B5F">
        <w:rPr>
          <w:rFonts w:hint="eastAsia"/>
        </w:rPr>
        <w:t>2</w:t>
      </w:r>
      <w:r w:rsidR="00390CB1">
        <w:rPr>
          <w:rFonts w:hint="eastAsia"/>
        </w:rPr>
        <w:t>所示</w:t>
      </w:r>
      <w:r>
        <w:rPr>
          <w:rFonts w:hint="eastAsia"/>
        </w:rPr>
        <w:t>。</w:t>
      </w:r>
    </w:p>
    <w:p w14:paraId="21BDBE59" w14:textId="29DCA614" w:rsidR="00C76B89" w:rsidRPr="009E7F68" w:rsidRDefault="00097B5F" w:rsidP="00585C97">
      <w:pPr>
        <w:pStyle w:val="aa"/>
        <w:spacing w:beforeLines="50" w:before="143" w:afterLines="50" w:after="143"/>
        <w:jc w:val="center"/>
        <w:rPr>
          <w:rFonts w:ascii="黑体" w:hAnsi="黑体" w:cs="黑体"/>
          <w:sz w:val="18"/>
          <w:szCs w:val="18"/>
        </w:rPr>
      </w:pPr>
      <w:r>
        <w:rPr>
          <w:rFonts w:hint="eastAsia"/>
          <w:noProof/>
        </w:rPr>
        <w:drawing>
          <wp:inline distT="0" distB="0" distL="0" distR="0" wp14:anchorId="7F8D06C5" wp14:editId="60499D70">
            <wp:extent cx="5939790" cy="2963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项目功能结构图示.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2963545"/>
                    </a:xfrm>
                    <a:prstGeom prst="rect">
                      <a:avLst/>
                    </a:prstGeom>
                  </pic:spPr>
                </pic:pic>
              </a:graphicData>
            </a:graphic>
          </wp:inline>
        </w:drawing>
      </w:r>
      <w:r w:rsidR="00C76B89" w:rsidRPr="009E7F68">
        <w:rPr>
          <w:rFonts w:ascii="黑体" w:hAnsi="黑体" w:cs="黑体" w:hint="eastAsia"/>
          <w:sz w:val="18"/>
          <w:szCs w:val="18"/>
        </w:rPr>
        <w:t>图4-</w:t>
      </w:r>
      <w:r>
        <w:rPr>
          <w:rFonts w:ascii="黑体" w:hAnsi="黑体" w:cs="黑体" w:hint="eastAsia"/>
          <w:sz w:val="18"/>
          <w:szCs w:val="18"/>
        </w:rPr>
        <w:t>2</w:t>
      </w:r>
      <w:r w:rsidRPr="00097B5F">
        <w:rPr>
          <w:rFonts w:ascii="黑体" w:hAnsi="黑体" w:cs="黑体" w:hint="eastAsia"/>
          <w:sz w:val="18"/>
          <w:szCs w:val="18"/>
        </w:rPr>
        <w:t>项目功能结构</w:t>
      </w:r>
      <w:r w:rsidR="00C76B89" w:rsidRPr="009E7F68">
        <w:rPr>
          <w:rFonts w:ascii="黑体" w:hAnsi="黑体" w:cs="黑体" w:hint="eastAsia"/>
          <w:sz w:val="18"/>
          <w:szCs w:val="18"/>
        </w:rPr>
        <w:t>图</w:t>
      </w:r>
    </w:p>
    <w:p w14:paraId="073C2AB6" w14:textId="77777777" w:rsidR="00C76B89" w:rsidRPr="00B87D06" w:rsidRDefault="00C76B89" w:rsidP="00D4736F">
      <w:pPr>
        <w:pStyle w:val="2"/>
        <w:ind w:firstLine="560"/>
      </w:pPr>
      <w:bookmarkStart w:id="63" w:name="_Toc483089460"/>
      <w:bookmarkStart w:id="64" w:name="_Toc40900996"/>
      <w:r w:rsidRPr="00B87D06">
        <w:rPr>
          <w:rFonts w:hint="eastAsia"/>
        </w:rPr>
        <w:t>4.2</w:t>
      </w:r>
      <w:r w:rsidR="0012672D">
        <w:rPr>
          <w:rFonts w:hint="eastAsia"/>
        </w:rPr>
        <w:t xml:space="preserve"> </w:t>
      </w:r>
      <w:r w:rsidRPr="00B87D06">
        <w:rPr>
          <w:rFonts w:hint="eastAsia"/>
        </w:rPr>
        <w:t>系统</w:t>
      </w:r>
      <w:r w:rsidR="00861124">
        <w:rPr>
          <w:rFonts w:hint="eastAsia"/>
        </w:rPr>
        <w:t>主要操作</w:t>
      </w:r>
      <w:r w:rsidRPr="00B87D06">
        <w:rPr>
          <w:rFonts w:hint="eastAsia"/>
        </w:rPr>
        <w:t>业务流程图</w:t>
      </w:r>
      <w:bookmarkEnd w:id="63"/>
      <w:bookmarkEnd w:id="64"/>
    </w:p>
    <w:p w14:paraId="2A3F3B72" w14:textId="77777777" w:rsidR="00C76B89" w:rsidRPr="001B6365" w:rsidRDefault="00C76B89" w:rsidP="00F569F2">
      <w:pPr>
        <w:pStyle w:val="3"/>
        <w:spacing w:before="240" w:after="120" w:line="400" w:lineRule="exact"/>
        <w:jc w:val="left"/>
        <w:rPr>
          <w:rFonts w:ascii="黑体" w:eastAsia="黑体" w:hAnsi="黑体"/>
          <w:b w:val="0"/>
          <w:sz w:val="24"/>
          <w:szCs w:val="24"/>
        </w:rPr>
      </w:pPr>
      <w:bookmarkStart w:id="65" w:name="_Toc483089461"/>
      <w:bookmarkStart w:id="66" w:name="_Toc40900997"/>
      <w:r w:rsidRPr="001B6365">
        <w:rPr>
          <w:rFonts w:ascii="黑体" w:eastAsia="黑体" w:hAnsi="黑体" w:hint="eastAsia"/>
          <w:b w:val="0"/>
          <w:sz w:val="24"/>
          <w:szCs w:val="24"/>
        </w:rPr>
        <w:t>4.</w:t>
      </w:r>
      <w:r w:rsidR="007B7835">
        <w:rPr>
          <w:rFonts w:ascii="黑体" w:eastAsia="黑体" w:hAnsi="黑体" w:hint="eastAsia"/>
          <w:b w:val="0"/>
          <w:sz w:val="24"/>
          <w:szCs w:val="24"/>
        </w:rPr>
        <w:t>2</w:t>
      </w:r>
      <w:r w:rsidRPr="001B6365">
        <w:rPr>
          <w:rFonts w:ascii="黑体" w:eastAsia="黑体" w:hAnsi="黑体" w:hint="eastAsia"/>
          <w:b w:val="0"/>
          <w:sz w:val="24"/>
          <w:szCs w:val="24"/>
        </w:rPr>
        <w:t>.1</w:t>
      </w:r>
      <w:r w:rsidR="0012672D">
        <w:rPr>
          <w:rFonts w:ascii="黑体" w:eastAsia="黑体" w:hAnsi="黑体" w:hint="eastAsia"/>
          <w:b w:val="0"/>
          <w:sz w:val="24"/>
          <w:szCs w:val="24"/>
        </w:rPr>
        <w:t xml:space="preserve"> </w:t>
      </w:r>
      <w:bookmarkEnd w:id="65"/>
      <w:r w:rsidR="00861124">
        <w:rPr>
          <w:rFonts w:ascii="黑体" w:eastAsia="黑体" w:hAnsi="黑体" w:hint="eastAsia"/>
          <w:b w:val="0"/>
          <w:sz w:val="24"/>
          <w:szCs w:val="24"/>
        </w:rPr>
        <w:t>后台管理操作流程图</w:t>
      </w:r>
      <w:bookmarkEnd w:id="66"/>
    </w:p>
    <w:p w14:paraId="56D84826" w14:textId="77777777" w:rsidR="00EB741F" w:rsidRPr="007F4291" w:rsidRDefault="007F4291" w:rsidP="00F569F2">
      <w:pPr>
        <w:pStyle w:val="aff6"/>
        <w:ind w:firstLine="480"/>
      </w:pPr>
      <w:r>
        <w:rPr>
          <w:noProof/>
        </w:rPr>
        <w:lastRenderedPageBreak/>
        <w:drawing>
          <wp:anchor distT="0" distB="0" distL="114300" distR="114300" simplePos="0" relativeHeight="251633152" behindDoc="0" locked="0" layoutInCell="1" allowOverlap="1" wp14:anchorId="0329C4DB" wp14:editId="7471C000">
            <wp:simplePos x="0" y="0"/>
            <wp:positionH relativeFrom="column">
              <wp:posOffset>1744345</wp:posOffset>
            </wp:positionH>
            <wp:positionV relativeFrom="paragraph">
              <wp:posOffset>618490</wp:posOffset>
            </wp:positionV>
            <wp:extent cx="1854200" cy="487108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后台管理系统业务流程图.png"/>
                    <pic:cNvPicPr/>
                  </pic:nvPicPr>
                  <pic:blipFill>
                    <a:blip r:embed="rId22">
                      <a:extLst>
                        <a:ext uri="{28A0092B-C50C-407E-A947-70E740481C1C}">
                          <a14:useLocalDpi xmlns:a14="http://schemas.microsoft.com/office/drawing/2010/main" val="0"/>
                        </a:ext>
                      </a:extLst>
                    </a:blip>
                    <a:stretch>
                      <a:fillRect/>
                    </a:stretch>
                  </pic:blipFill>
                  <pic:spPr>
                    <a:xfrm>
                      <a:off x="0" y="0"/>
                      <a:ext cx="1854200" cy="4871085"/>
                    </a:xfrm>
                    <a:prstGeom prst="rect">
                      <a:avLst/>
                    </a:prstGeom>
                  </pic:spPr>
                </pic:pic>
              </a:graphicData>
            </a:graphic>
            <wp14:sizeRelH relativeFrom="page">
              <wp14:pctWidth>0</wp14:pctWidth>
            </wp14:sizeRelH>
            <wp14:sizeRelV relativeFrom="page">
              <wp14:pctHeight>0</wp14:pctHeight>
            </wp14:sizeRelV>
          </wp:anchor>
        </w:drawing>
      </w:r>
      <w:r w:rsidR="00861124">
        <w:rPr>
          <w:rFonts w:hint="eastAsia"/>
        </w:rPr>
        <w:t>后台管理只能管理员进行操作，管理员在</w:t>
      </w:r>
      <w:r w:rsidR="00FB0048">
        <w:rPr>
          <w:rFonts w:hint="eastAsia"/>
        </w:rPr>
        <w:t>登录成功之后，</w:t>
      </w:r>
      <w:r w:rsidR="00861124">
        <w:rPr>
          <w:rFonts w:hint="eastAsia"/>
        </w:rPr>
        <w:t>可管理内容管理模块、用户中心模块、评论管理模块、站内信息管理模块。</w:t>
      </w:r>
      <w:r w:rsidR="00C76B89">
        <w:rPr>
          <w:rFonts w:hint="eastAsia"/>
        </w:rPr>
        <w:t>具体业务流程如图</w:t>
      </w:r>
      <w:r w:rsidR="00C76B89">
        <w:rPr>
          <w:rFonts w:hint="eastAsia"/>
        </w:rPr>
        <w:t>4-</w:t>
      </w:r>
      <w:r w:rsidR="00071A81">
        <w:rPr>
          <w:rFonts w:hint="eastAsia"/>
        </w:rPr>
        <w:t>3</w:t>
      </w:r>
      <w:r w:rsidR="00390CB1">
        <w:rPr>
          <w:rFonts w:hint="eastAsia"/>
        </w:rPr>
        <w:t>所示</w:t>
      </w:r>
      <w:r w:rsidR="00C76B89">
        <w:rPr>
          <w:rFonts w:hint="eastAsia"/>
        </w:rPr>
        <w:t>。</w:t>
      </w:r>
    </w:p>
    <w:p w14:paraId="4254BB70" w14:textId="77777777" w:rsidR="00C76B89" w:rsidRPr="009E7F68" w:rsidRDefault="00C76B89" w:rsidP="00F55128">
      <w:pPr>
        <w:ind w:firstLine="420"/>
        <w:jc w:val="center"/>
        <w:rPr>
          <w:rFonts w:ascii="黑体" w:eastAsia="黑体" w:hAnsi="黑体" w:cs="黑体"/>
          <w:sz w:val="18"/>
          <w:szCs w:val="18"/>
        </w:rPr>
      </w:pPr>
      <w:r w:rsidRPr="009E7F68">
        <w:rPr>
          <w:rFonts w:ascii="黑体" w:eastAsia="黑体" w:hAnsi="黑体" w:cs="黑体" w:hint="eastAsia"/>
          <w:sz w:val="18"/>
          <w:szCs w:val="18"/>
        </w:rPr>
        <w:t>图4</w:t>
      </w:r>
      <w:r w:rsidR="007F4291">
        <w:rPr>
          <w:rFonts w:ascii="黑体" w:eastAsia="黑体" w:hAnsi="黑体" w:cs="黑体" w:hint="eastAsia"/>
          <w:sz w:val="18"/>
          <w:szCs w:val="18"/>
        </w:rPr>
        <w:t>-3后台管理系统业务</w:t>
      </w:r>
      <w:r w:rsidRPr="009E7F68">
        <w:rPr>
          <w:rFonts w:ascii="黑体" w:eastAsia="黑体" w:hAnsi="黑体" w:cs="黑体" w:hint="eastAsia"/>
          <w:sz w:val="18"/>
          <w:szCs w:val="18"/>
        </w:rPr>
        <w:t>流程图</w:t>
      </w:r>
    </w:p>
    <w:p w14:paraId="47A7852A" w14:textId="77777777" w:rsidR="00C76B89" w:rsidRDefault="00C76B89" w:rsidP="001B6365">
      <w:pPr>
        <w:pStyle w:val="3"/>
        <w:spacing w:beforeLines="100" w:before="286" w:afterLines="100" w:after="286" w:line="360" w:lineRule="exact"/>
        <w:jc w:val="left"/>
        <w:rPr>
          <w:rFonts w:ascii="黑体" w:eastAsia="黑体" w:hAnsi="黑体"/>
          <w:b w:val="0"/>
          <w:sz w:val="24"/>
          <w:szCs w:val="24"/>
        </w:rPr>
      </w:pPr>
      <w:bookmarkStart w:id="67" w:name="_Toc483089462"/>
      <w:bookmarkStart w:id="68" w:name="_Toc40900998"/>
      <w:r w:rsidRPr="00B87D06">
        <w:rPr>
          <w:rFonts w:ascii="黑体" w:eastAsia="黑体" w:hAnsi="黑体" w:hint="eastAsia"/>
          <w:b w:val="0"/>
          <w:sz w:val="24"/>
          <w:szCs w:val="24"/>
        </w:rPr>
        <w:t>4.</w:t>
      </w:r>
      <w:r>
        <w:rPr>
          <w:rFonts w:ascii="黑体" w:eastAsia="黑体" w:hAnsi="黑体" w:hint="eastAsia"/>
          <w:b w:val="0"/>
          <w:sz w:val="24"/>
          <w:szCs w:val="24"/>
        </w:rPr>
        <w:t>2</w:t>
      </w:r>
      <w:r w:rsidRPr="00B87D06">
        <w:rPr>
          <w:rFonts w:ascii="黑体" w:eastAsia="黑体" w:hAnsi="黑体" w:hint="eastAsia"/>
          <w:b w:val="0"/>
          <w:sz w:val="24"/>
          <w:szCs w:val="24"/>
        </w:rPr>
        <w:t>.</w:t>
      </w:r>
      <w:r>
        <w:rPr>
          <w:rFonts w:ascii="黑体" w:eastAsia="黑体" w:hAnsi="黑体" w:hint="eastAsia"/>
          <w:b w:val="0"/>
          <w:sz w:val="24"/>
          <w:szCs w:val="24"/>
        </w:rPr>
        <w:t>2</w:t>
      </w:r>
      <w:r w:rsidR="0012672D">
        <w:rPr>
          <w:rFonts w:ascii="黑体" w:eastAsia="黑体" w:hAnsi="黑体" w:hint="eastAsia"/>
          <w:b w:val="0"/>
          <w:sz w:val="24"/>
          <w:szCs w:val="24"/>
        </w:rPr>
        <w:t xml:space="preserve"> </w:t>
      </w:r>
      <w:bookmarkEnd w:id="67"/>
      <w:r w:rsidR="007F4291">
        <w:rPr>
          <w:rFonts w:ascii="黑体" w:eastAsia="黑体" w:hAnsi="黑体" w:hint="eastAsia"/>
          <w:b w:val="0"/>
          <w:sz w:val="24"/>
          <w:szCs w:val="24"/>
        </w:rPr>
        <w:t>SSO登录模块业务流程图</w:t>
      </w:r>
      <w:bookmarkEnd w:id="68"/>
    </w:p>
    <w:p w14:paraId="00AC6F0F" w14:textId="77777777" w:rsidR="007F4291" w:rsidRPr="007F4291" w:rsidRDefault="00F569F2" w:rsidP="00585C97">
      <w:pPr>
        <w:pStyle w:val="aff6"/>
        <w:ind w:firstLineChars="0" w:firstLine="0"/>
      </w:pPr>
      <w:r>
        <w:rPr>
          <w:rFonts w:ascii="宋体" w:hAnsi="宋体"/>
          <w:noProof/>
        </w:rPr>
        <w:lastRenderedPageBreak/>
        <w:drawing>
          <wp:anchor distT="0" distB="0" distL="114300" distR="114300" simplePos="0" relativeHeight="251642368" behindDoc="1" locked="0" layoutInCell="1" allowOverlap="1" wp14:anchorId="4ADFB3EB" wp14:editId="030608C7">
            <wp:simplePos x="0" y="0"/>
            <wp:positionH relativeFrom="column">
              <wp:posOffset>1273810</wp:posOffset>
            </wp:positionH>
            <wp:positionV relativeFrom="paragraph">
              <wp:posOffset>780415</wp:posOffset>
            </wp:positionV>
            <wp:extent cx="3395980" cy="414782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O单点登录业务流程图.png"/>
                    <pic:cNvPicPr/>
                  </pic:nvPicPr>
                  <pic:blipFill>
                    <a:blip r:embed="rId23">
                      <a:extLst>
                        <a:ext uri="{28A0092B-C50C-407E-A947-70E740481C1C}">
                          <a14:useLocalDpi xmlns:a14="http://schemas.microsoft.com/office/drawing/2010/main" val="0"/>
                        </a:ext>
                      </a:extLst>
                    </a:blip>
                    <a:stretch>
                      <a:fillRect/>
                    </a:stretch>
                  </pic:blipFill>
                  <pic:spPr>
                    <a:xfrm>
                      <a:off x="0" y="0"/>
                      <a:ext cx="3395980" cy="4147820"/>
                    </a:xfrm>
                    <a:prstGeom prst="rect">
                      <a:avLst/>
                    </a:prstGeom>
                  </pic:spPr>
                </pic:pic>
              </a:graphicData>
            </a:graphic>
            <wp14:sizeRelH relativeFrom="margin">
              <wp14:pctWidth>0</wp14:pctWidth>
            </wp14:sizeRelH>
            <wp14:sizeRelV relativeFrom="margin">
              <wp14:pctHeight>0</wp14:pctHeight>
            </wp14:sizeRelV>
          </wp:anchor>
        </w:drawing>
      </w:r>
      <w:r w:rsidR="007F4291">
        <w:rPr>
          <w:rFonts w:hint="eastAsia"/>
        </w:rPr>
        <w:t>SSO</w:t>
      </w:r>
      <w:r w:rsidR="007F4291">
        <w:rPr>
          <w:rFonts w:hint="eastAsia"/>
        </w:rPr>
        <w:t>登录的特点是，不管从哪个系统进入登录页面，在登陆成功之后，都可以返回到原来的系统。具体操作流程如图</w:t>
      </w:r>
      <w:r w:rsidR="007F4291">
        <w:rPr>
          <w:rFonts w:hint="eastAsia"/>
        </w:rPr>
        <w:t>4-4</w:t>
      </w:r>
      <w:r w:rsidR="00750A70">
        <w:rPr>
          <w:rFonts w:hint="eastAsia"/>
        </w:rPr>
        <w:t>所示</w:t>
      </w:r>
      <w:r w:rsidR="007F4291">
        <w:rPr>
          <w:rFonts w:hint="eastAsia"/>
        </w:rPr>
        <w:t>。</w:t>
      </w:r>
    </w:p>
    <w:p w14:paraId="4C39D9C8" w14:textId="77777777" w:rsidR="00C76B89" w:rsidRPr="009E7F68" w:rsidRDefault="007B7835" w:rsidP="007B7835">
      <w:pPr>
        <w:ind w:firstLine="420"/>
        <w:jc w:val="center"/>
        <w:rPr>
          <w:rFonts w:ascii="黑体" w:eastAsia="黑体" w:hAnsi="黑体" w:cs="黑体"/>
          <w:sz w:val="18"/>
          <w:szCs w:val="18"/>
        </w:rPr>
      </w:pPr>
      <w:r w:rsidRPr="009E7F68">
        <w:rPr>
          <w:rFonts w:ascii="黑体" w:eastAsia="黑体" w:hAnsi="黑体" w:cs="黑体" w:hint="eastAsia"/>
          <w:sz w:val="18"/>
          <w:szCs w:val="18"/>
        </w:rPr>
        <w:t>图4-</w:t>
      </w:r>
      <w:r>
        <w:rPr>
          <w:rFonts w:ascii="黑体" w:eastAsia="黑体" w:hAnsi="黑体" w:cs="黑体" w:hint="eastAsia"/>
          <w:sz w:val="18"/>
          <w:szCs w:val="18"/>
        </w:rPr>
        <w:t>4</w:t>
      </w:r>
      <w:r>
        <w:rPr>
          <w:rFonts w:ascii="黑体" w:eastAsia="黑体" w:hAnsi="黑体" w:cs="黑体"/>
          <w:sz w:val="18"/>
          <w:szCs w:val="18"/>
        </w:rPr>
        <w:t xml:space="preserve"> </w:t>
      </w:r>
      <w:r>
        <w:rPr>
          <w:rFonts w:ascii="黑体" w:eastAsia="黑体" w:hAnsi="黑体" w:cs="黑体" w:hint="eastAsia"/>
          <w:sz w:val="18"/>
          <w:szCs w:val="18"/>
        </w:rPr>
        <w:t>SSO单点登录业务流程图</w:t>
      </w:r>
    </w:p>
    <w:p w14:paraId="6264AAA4" w14:textId="77777777" w:rsidR="00C76B89" w:rsidRPr="00B87D06" w:rsidRDefault="00C76B89" w:rsidP="001B6365">
      <w:pPr>
        <w:pStyle w:val="3"/>
        <w:spacing w:beforeLines="100" w:before="286" w:afterLines="100" w:after="286" w:line="360" w:lineRule="exact"/>
        <w:jc w:val="left"/>
        <w:rPr>
          <w:rFonts w:ascii="黑体" w:eastAsia="黑体" w:hAnsi="黑体"/>
          <w:b w:val="0"/>
          <w:sz w:val="24"/>
          <w:szCs w:val="24"/>
        </w:rPr>
      </w:pPr>
      <w:bookmarkStart w:id="69" w:name="_Toc483089463"/>
      <w:bookmarkStart w:id="70" w:name="_Toc40900999"/>
      <w:r w:rsidRPr="00B87D06">
        <w:rPr>
          <w:rFonts w:ascii="黑体" w:eastAsia="黑体" w:hAnsi="黑体" w:hint="eastAsia"/>
          <w:b w:val="0"/>
          <w:sz w:val="24"/>
          <w:szCs w:val="24"/>
        </w:rPr>
        <w:t>4.</w:t>
      </w:r>
      <w:r>
        <w:rPr>
          <w:rFonts w:ascii="黑体" w:eastAsia="黑体" w:hAnsi="黑体" w:hint="eastAsia"/>
          <w:b w:val="0"/>
          <w:sz w:val="24"/>
          <w:szCs w:val="24"/>
        </w:rPr>
        <w:t>2</w:t>
      </w:r>
      <w:r w:rsidRPr="00B87D06">
        <w:rPr>
          <w:rFonts w:ascii="黑体" w:eastAsia="黑体" w:hAnsi="黑体" w:hint="eastAsia"/>
          <w:b w:val="0"/>
          <w:sz w:val="24"/>
          <w:szCs w:val="24"/>
        </w:rPr>
        <w:t>.</w:t>
      </w:r>
      <w:r>
        <w:rPr>
          <w:rFonts w:ascii="黑体" w:eastAsia="黑体" w:hAnsi="黑体" w:hint="eastAsia"/>
          <w:b w:val="0"/>
          <w:sz w:val="24"/>
          <w:szCs w:val="24"/>
        </w:rPr>
        <w:t>3</w:t>
      </w:r>
      <w:r w:rsidR="0012672D">
        <w:rPr>
          <w:rFonts w:ascii="黑体" w:eastAsia="黑体" w:hAnsi="黑体" w:hint="eastAsia"/>
          <w:b w:val="0"/>
          <w:sz w:val="24"/>
          <w:szCs w:val="24"/>
        </w:rPr>
        <w:t xml:space="preserve"> </w:t>
      </w:r>
      <w:bookmarkEnd w:id="69"/>
      <w:r w:rsidR="007B7835">
        <w:rPr>
          <w:rFonts w:ascii="黑体" w:eastAsia="黑体" w:hAnsi="黑体" w:hint="eastAsia"/>
          <w:b w:val="0"/>
          <w:sz w:val="24"/>
          <w:szCs w:val="24"/>
        </w:rPr>
        <w:t>板块内容管理业务流程图</w:t>
      </w:r>
      <w:bookmarkEnd w:id="70"/>
    </w:p>
    <w:p w14:paraId="4AF33F60" w14:textId="77777777" w:rsidR="00C76B89" w:rsidRPr="00492C8E" w:rsidRDefault="007B7835" w:rsidP="00F569F2">
      <w:pPr>
        <w:pStyle w:val="aff6"/>
        <w:ind w:firstLine="480"/>
      </w:pPr>
      <w:r>
        <w:rPr>
          <w:rFonts w:hint="eastAsia"/>
        </w:rPr>
        <w:t>板块内容管理业务主要由版主操作，</w:t>
      </w:r>
      <w:r w:rsidR="0037699C">
        <w:rPr>
          <w:rFonts w:hint="eastAsia"/>
        </w:rPr>
        <w:t>所以在对板块内容操作之前需要检查登录用户是否是版主，如果不是版主，不显示可操作选项。如果是版主，可正常操作。具体操作业务流程如图</w:t>
      </w:r>
      <w:r w:rsidR="0037699C">
        <w:rPr>
          <w:rFonts w:hint="eastAsia"/>
        </w:rPr>
        <w:t>4-5</w:t>
      </w:r>
      <w:r w:rsidR="0037699C">
        <w:rPr>
          <w:rFonts w:hint="eastAsia"/>
        </w:rPr>
        <w:t>。</w:t>
      </w:r>
    </w:p>
    <w:p w14:paraId="70D331FE" w14:textId="77777777" w:rsidR="00C76B89" w:rsidRDefault="0037699C" w:rsidP="00585C97">
      <w:pPr>
        <w:jc w:val="center"/>
      </w:pPr>
      <w:r>
        <w:rPr>
          <w:rFonts w:ascii="宋体" w:eastAsia="宋体" w:hAnsi="宋体" w:cs="宋体"/>
          <w:noProof/>
          <w:sz w:val="24"/>
          <w:szCs w:val="24"/>
        </w:rPr>
        <w:lastRenderedPageBreak/>
        <w:drawing>
          <wp:inline distT="0" distB="0" distL="0" distR="0" wp14:anchorId="198B7BEF" wp14:editId="171E37CD">
            <wp:extent cx="2167200" cy="428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板块内容操作业务流程图.png"/>
                    <pic:cNvPicPr/>
                  </pic:nvPicPr>
                  <pic:blipFill>
                    <a:blip r:embed="rId24">
                      <a:extLst>
                        <a:ext uri="{28A0092B-C50C-407E-A947-70E740481C1C}">
                          <a14:useLocalDpi xmlns:a14="http://schemas.microsoft.com/office/drawing/2010/main" val="0"/>
                        </a:ext>
                      </a:extLst>
                    </a:blip>
                    <a:stretch>
                      <a:fillRect/>
                    </a:stretch>
                  </pic:blipFill>
                  <pic:spPr>
                    <a:xfrm>
                      <a:off x="0" y="0"/>
                      <a:ext cx="2167200" cy="4280400"/>
                    </a:xfrm>
                    <a:prstGeom prst="rect">
                      <a:avLst/>
                    </a:prstGeom>
                  </pic:spPr>
                </pic:pic>
              </a:graphicData>
            </a:graphic>
          </wp:inline>
        </w:drawing>
      </w:r>
    </w:p>
    <w:p w14:paraId="21A87C08" w14:textId="77777777" w:rsidR="00C76B89" w:rsidRPr="009E7F68"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w:t>
      </w:r>
      <w:r w:rsidR="0037699C">
        <w:rPr>
          <w:rFonts w:ascii="黑体" w:eastAsia="黑体" w:hAnsi="黑体" w:cs="黑体" w:hint="eastAsia"/>
          <w:sz w:val="18"/>
          <w:szCs w:val="18"/>
        </w:rPr>
        <w:t>5板块内容操作流程图</w:t>
      </w:r>
    </w:p>
    <w:p w14:paraId="57AB0377" w14:textId="77777777" w:rsidR="0037699C" w:rsidRDefault="0037699C" w:rsidP="0037699C">
      <w:pPr>
        <w:pStyle w:val="3"/>
        <w:spacing w:beforeLines="100" w:before="286" w:afterLines="100" w:after="286" w:line="360" w:lineRule="exact"/>
        <w:jc w:val="left"/>
        <w:rPr>
          <w:rFonts w:ascii="黑体" w:eastAsia="黑体" w:hAnsi="黑体"/>
          <w:b w:val="0"/>
          <w:sz w:val="24"/>
          <w:szCs w:val="24"/>
        </w:rPr>
      </w:pPr>
      <w:bookmarkStart w:id="71" w:name="_Toc40901000"/>
      <w:r w:rsidRPr="00B87D06">
        <w:rPr>
          <w:rFonts w:ascii="黑体" w:eastAsia="黑体" w:hAnsi="黑体" w:hint="eastAsia"/>
          <w:b w:val="0"/>
          <w:sz w:val="24"/>
          <w:szCs w:val="24"/>
        </w:rPr>
        <w:t>4.</w:t>
      </w:r>
      <w:r>
        <w:rPr>
          <w:rFonts w:ascii="黑体" w:eastAsia="黑体" w:hAnsi="黑体" w:hint="eastAsia"/>
          <w:b w:val="0"/>
          <w:sz w:val="24"/>
          <w:szCs w:val="24"/>
        </w:rPr>
        <w:t>2</w:t>
      </w:r>
      <w:r w:rsidRPr="00B87D06">
        <w:rPr>
          <w:rFonts w:ascii="黑体" w:eastAsia="黑体" w:hAnsi="黑体" w:hint="eastAsia"/>
          <w:b w:val="0"/>
          <w:sz w:val="24"/>
          <w:szCs w:val="24"/>
        </w:rPr>
        <w:t>.</w:t>
      </w:r>
      <w:r>
        <w:rPr>
          <w:rFonts w:ascii="黑体" w:eastAsia="黑体" w:hAnsi="黑体" w:hint="eastAsia"/>
          <w:b w:val="0"/>
          <w:sz w:val="24"/>
          <w:szCs w:val="24"/>
        </w:rPr>
        <w:t>4帖子发布业务流程图</w:t>
      </w:r>
      <w:bookmarkEnd w:id="71"/>
    </w:p>
    <w:p w14:paraId="56B0CDC9" w14:textId="77777777" w:rsidR="00C76B89" w:rsidRPr="00E3052E" w:rsidRDefault="007276E0" w:rsidP="00F569F2">
      <w:pPr>
        <w:pStyle w:val="aff6"/>
        <w:ind w:firstLine="360"/>
      </w:pPr>
      <w:r>
        <w:rPr>
          <w:rFonts w:ascii="黑体" w:eastAsia="黑体" w:hAnsi="黑体" w:cs="黑体" w:hint="eastAsia"/>
          <w:noProof/>
          <w:sz w:val="18"/>
          <w:szCs w:val="18"/>
        </w:rPr>
        <w:drawing>
          <wp:anchor distT="0" distB="0" distL="114300" distR="114300" simplePos="0" relativeHeight="251650560" behindDoc="0" locked="0" layoutInCell="1" allowOverlap="1" wp14:anchorId="7D4F71E2" wp14:editId="6BD0F711">
            <wp:simplePos x="0" y="0"/>
            <wp:positionH relativeFrom="column">
              <wp:posOffset>1809660</wp:posOffset>
            </wp:positionH>
            <wp:positionV relativeFrom="paragraph">
              <wp:posOffset>530950</wp:posOffset>
            </wp:positionV>
            <wp:extent cx="2144485" cy="2672652"/>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文章发布业务流程图.png"/>
                    <pic:cNvPicPr/>
                  </pic:nvPicPr>
                  <pic:blipFill>
                    <a:blip r:embed="rId25">
                      <a:extLst>
                        <a:ext uri="{28A0092B-C50C-407E-A947-70E740481C1C}">
                          <a14:useLocalDpi xmlns:a14="http://schemas.microsoft.com/office/drawing/2010/main" val="0"/>
                        </a:ext>
                      </a:extLst>
                    </a:blip>
                    <a:stretch>
                      <a:fillRect/>
                    </a:stretch>
                  </pic:blipFill>
                  <pic:spPr>
                    <a:xfrm>
                      <a:off x="0" y="0"/>
                      <a:ext cx="2144485" cy="2672652"/>
                    </a:xfrm>
                    <a:prstGeom prst="rect">
                      <a:avLst/>
                    </a:prstGeom>
                  </pic:spPr>
                </pic:pic>
              </a:graphicData>
            </a:graphic>
            <wp14:sizeRelH relativeFrom="page">
              <wp14:pctWidth>0</wp14:pctWidth>
            </wp14:sizeRelH>
            <wp14:sizeRelV relativeFrom="page">
              <wp14:pctHeight>0</wp14:pctHeight>
            </wp14:sizeRelV>
          </wp:anchor>
        </w:drawing>
      </w:r>
      <w:r w:rsidR="0037699C" w:rsidRPr="00E3052E">
        <w:rPr>
          <w:rFonts w:hint="eastAsia"/>
        </w:rPr>
        <w:t>帖子发布需要由注册用户完成，故而发布时需要检查用户是否登录，如果没有登录则跳转登录页面，如果登录成功可正常发布帖子。具体操作流程如图</w:t>
      </w:r>
      <w:r w:rsidR="0037699C" w:rsidRPr="00E3052E">
        <w:rPr>
          <w:rFonts w:hint="eastAsia"/>
        </w:rPr>
        <w:t>4-6</w:t>
      </w:r>
      <w:r w:rsidR="00E3052E" w:rsidRPr="00E3052E">
        <w:rPr>
          <w:rFonts w:hint="eastAsia"/>
        </w:rPr>
        <w:t>。</w:t>
      </w:r>
    </w:p>
    <w:p w14:paraId="57D384E4" w14:textId="77777777" w:rsidR="00C76B89"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w:t>
      </w:r>
      <w:r w:rsidR="00E3052E">
        <w:rPr>
          <w:rFonts w:ascii="黑体" w:eastAsia="黑体" w:hAnsi="黑体" w:cs="黑体" w:hint="eastAsia"/>
          <w:sz w:val="18"/>
          <w:szCs w:val="18"/>
        </w:rPr>
        <w:t>6帖子发布业务流程图</w:t>
      </w:r>
    </w:p>
    <w:p w14:paraId="689DF5BE" w14:textId="77777777" w:rsidR="00720F8F" w:rsidRPr="00720F8F" w:rsidRDefault="00E3052E" w:rsidP="00720F8F">
      <w:pPr>
        <w:pStyle w:val="3"/>
        <w:spacing w:beforeLines="100" w:before="286" w:afterLines="100" w:after="286" w:line="360" w:lineRule="exact"/>
        <w:jc w:val="left"/>
        <w:rPr>
          <w:rFonts w:ascii="黑体" w:eastAsia="黑体" w:hAnsi="黑体"/>
          <w:b w:val="0"/>
          <w:sz w:val="24"/>
          <w:szCs w:val="24"/>
        </w:rPr>
      </w:pPr>
      <w:bookmarkStart w:id="72" w:name="_Toc40901001"/>
      <w:r w:rsidRPr="00B87D06">
        <w:rPr>
          <w:rFonts w:ascii="黑体" w:eastAsia="黑体" w:hAnsi="黑体" w:hint="eastAsia"/>
          <w:b w:val="0"/>
          <w:sz w:val="24"/>
          <w:szCs w:val="24"/>
        </w:rPr>
        <w:lastRenderedPageBreak/>
        <w:t>4.</w:t>
      </w:r>
      <w:r>
        <w:rPr>
          <w:rFonts w:ascii="黑体" w:eastAsia="黑体" w:hAnsi="黑体" w:hint="eastAsia"/>
          <w:b w:val="0"/>
          <w:sz w:val="24"/>
          <w:szCs w:val="24"/>
        </w:rPr>
        <w:t>2</w:t>
      </w:r>
      <w:r w:rsidRPr="00B87D06">
        <w:rPr>
          <w:rFonts w:ascii="黑体" w:eastAsia="黑体" w:hAnsi="黑体" w:hint="eastAsia"/>
          <w:b w:val="0"/>
          <w:sz w:val="24"/>
          <w:szCs w:val="24"/>
        </w:rPr>
        <w:t>.</w:t>
      </w:r>
      <w:r>
        <w:rPr>
          <w:rFonts w:ascii="黑体" w:eastAsia="黑体" w:hAnsi="黑体" w:hint="eastAsia"/>
          <w:b w:val="0"/>
          <w:sz w:val="24"/>
          <w:szCs w:val="24"/>
        </w:rPr>
        <w:t>5用户收藏文章流程图</w:t>
      </w:r>
      <w:bookmarkEnd w:id="72"/>
    </w:p>
    <w:p w14:paraId="0EE96ED7" w14:textId="77777777" w:rsidR="00720F8F" w:rsidRPr="00720F8F" w:rsidRDefault="00720F8F" w:rsidP="00F569F2">
      <w:pPr>
        <w:pStyle w:val="aff6"/>
        <w:ind w:firstLine="480"/>
      </w:pPr>
      <w:r w:rsidRPr="00720F8F">
        <w:rPr>
          <w:rFonts w:hint="eastAsia"/>
          <w:noProof/>
        </w:rPr>
        <w:drawing>
          <wp:anchor distT="0" distB="0" distL="114300" distR="114300" simplePos="0" relativeHeight="251654656" behindDoc="0" locked="0" layoutInCell="1" allowOverlap="1" wp14:anchorId="4AA32CB4" wp14:editId="70F6D406">
            <wp:simplePos x="0" y="0"/>
            <wp:positionH relativeFrom="column">
              <wp:posOffset>1858010</wp:posOffset>
            </wp:positionH>
            <wp:positionV relativeFrom="paragraph">
              <wp:posOffset>769711</wp:posOffset>
            </wp:positionV>
            <wp:extent cx="2122170" cy="308737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操作业务流程图.png"/>
                    <pic:cNvPicPr/>
                  </pic:nvPicPr>
                  <pic:blipFill>
                    <a:blip r:embed="rId26">
                      <a:extLst>
                        <a:ext uri="{28A0092B-C50C-407E-A947-70E740481C1C}">
                          <a14:useLocalDpi xmlns:a14="http://schemas.microsoft.com/office/drawing/2010/main" val="0"/>
                        </a:ext>
                      </a:extLst>
                    </a:blip>
                    <a:stretch>
                      <a:fillRect/>
                    </a:stretch>
                  </pic:blipFill>
                  <pic:spPr>
                    <a:xfrm>
                      <a:off x="0" y="0"/>
                      <a:ext cx="2122170" cy="3087370"/>
                    </a:xfrm>
                    <a:prstGeom prst="rect">
                      <a:avLst/>
                    </a:prstGeom>
                  </pic:spPr>
                </pic:pic>
              </a:graphicData>
            </a:graphic>
            <wp14:sizeRelH relativeFrom="page">
              <wp14:pctWidth>0</wp14:pctWidth>
            </wp14:sizeRelH>
            <wp14:sizeRelV relativeFrom="page">
              <wp14:pctHeight>0</wp14:pctHeight>
            </wp14:sizeRelV>
          </wp:anchor>
        </w:drawing>
      </w:r>
      <w:r w:rsidR="00E3052E" w:rsidRPr="00720F8F">
        <w:rPr>
          <w:rFonts w:hint="eastAsia"/>
        </w:rPr>
        <w:t>在用户收藏文章之前需要判断此文章是否已经收藏过了，如果已经收藏过了，不需要显示收藏按钮，否则可收藏。在点击收藏按钮的时候，需要判断用户是否登录，如果没有登录，</w:t>
      </w:r>
      <w:r w:rsidR="007276E0" w:rsidRPr="00720F8F">
        <w:rPr>
          <w:rFonts w:hint="eastAsia"/>
        </w:rPr>
        <w:t>则跳转到登录页面。具体操作流程如图</w:t>
      </w:r>
      <w:r w:rsidR="007276E0" w:rsidRPr="00720F8F">
        <w:rPr>
          <w:rFonts w:hint="eastAsia"/>
        </w:rPr>
        <w:t>4-7</w:t>
      </w:r>
      <w:r w:rsidR="007276E0" w:rsidRPr="00720F8F">
        <w:rPr>
          <w:rFonts w:hint="eastAsia"/>
        </w:rPr>
        <w:t>。</w:t>
      </w:r>
    </w:p>
    <w:p w14:paraId="2C4DE867" w14:textId="77777777" w:rsidR="00E3052E" w:rsidRPr="00720F8F" w:rsidRDefault="00720F8F" w:rsidP="00720F8F">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w:t>
      </w:r>
      <w:r w:rsidR="00BF3550">
        <w:rPr>
          <w:rFonts w:ascii="黑体" w:eastAsia="黑体" w:hAnsi="黑体" w:cs="黑体" w:hint="eastAsia"/>
          <w:sz w:val="18"/>
          <w:szCs w:val="18"/>
        </w:rPr>
        <w:t>7</w:t>
      </w:r>
      <w:r>
        <w:rPr>
          <w:rFonts w:ascii="黑体" w:eastAsia="黑体" w:hAnsi="黑体" w:cs="黑体" w:hint="eastAsia"/>
          <w:sz w:val="18"/>
          <w:szCs w:val="18"/>
        </w:rPr>
        <w:t>帖子发布业务流程图</w:t>
      </w:r>
    </w:p>
    <w:p w14:paraId="43D97708" w14:textId="77777777" w:rsidR="00C76B89" w:rsidRPr="000740F3" w:rsidRDefault="00C76B89" w:rsidP="00D4736F">
      <w:pPr>
        <w:pStyle w:val="2"/>
      </w:pPr>
      <w:bookmarkStart w:id="73" w:name="_Toc483089464"/>
      <w:bookmarkStart w:id="74" w:name="_Toc40901002"/>
      <w:r w:rsidRPr="000740F3">
        <w:rPr>
          <w:rFonts w:hint="eastAsia"/>
        </w:rPr>
        <w:t>4.3</w:t>
      </w:r>
      <w:r w:rsidR="002D51A4">
        <w:rPr>
          <w:rFonts w:hint="eastAsia"/>
        </w:rPr>
        <w:t xml:space="preserve"> </w:t>
      </w:r>
      <w:r w:rsidRPr="000740F3">
        <w:rPr>
          <w:rFonts w:hint="eastAsia"/>
        </w:rPr>
        <w:t>数据库设计</w:t>
      </w:r>
      <w:bookmarkEnd w:id="73"/>
      <w:bookmarkEnd w:id="74"/>
    </w:p>
    <w:p w14:paraId="08B84FEB" w14:textId="77777777" w:rsidR="00C76B89" w:rsidRPr="00B87D06" w:rsidRDefault="00C76B89" w:rsidP="001B6365">
      <w:pPr>
        <w:pStyle w:val="3"/>
        <w:spacing w:beforeLines="100" w:before="286" w:afterLines="100" w:after="286" w:line="360" w:lineRule="exact"/>
        <w:jc w:val="left"/>
        <w:rPr>
          <w:rFonts w:ascii="黑体" w:eastAsia="黑体" w:hAnsi="黑体"/>
          <w:b w:val="0"/>
          <w:sz w:val="24"/>
          <w:szCs w:val="24"/>
        </w:rPr>
      </w:pPr>
      <w:bookmarkStart w:id="75" w:name="_Toc483089465"/>
      <w:bookmarkStart w:id="76" w:name="_Toc40901003"/>
      <w:r w:rsidRPr="00B87D06">
        <w:rPr>
          <w:rFonts w:ascii="黑体" w:eastAsia="黑体" w:hAnsi="黑体" w:hint="eastAsia"/>
          <w:b w:val="0"/>
          <w:sz w:val="24"/>
          <w:szCs w:val="24"/>
        </w:rPr>
        <w:t>4.3.1</w:t>
      </w:r>
      <w:r w:rsidR="0012672D">
        <w:rPr>
          <w:rFonts w:ascii="黑体" w:eastAsia="黑体" w:hAnsi="黑体" w:hint="eastAsia"/>
          <w:b w:val="0"/>
          <w:sz w:val="24"/>
          <w:szCs w:val="24"/>
        </w:rPr>
        <w:t xml:space="preserve"> </w:t>
      </w:r>
      <w:r w:rsidRPr="00B87D06">
        <w:rPr>
          <w:rFonts w:ascii="黑体" w:eastAsia="黑体" w:hAnsi="黑体" w:hint="eastAsia"/>
          <w:b w:val="0"/>
          <w:sz w:val="24"/>
          <w:szCs w:val="24"/>
        </w:rPr>
        <w:t>概念结构设计</w:t>
      </w:r>
      <w:bookmarkEnd w:id="75"/>
      <w:bookmarkEnd w:id="76"/>
    </w:p>
    <w:p w14:paraId="21DE8DF7" w14:textId="5C31F16C" w:rsidR="00C76B89" w:rsidRDefault="00C76B89" w:rsidP="00007E85">
      <w:pPr>
        <w:pStyle w:val="aff6"/>
        <w:ind w:firstLine="480"/>
      </w:pPr>
      <w:r>
        <w:rPr>
          <w:rFonts w:hint="eastAsia"/>
        </w:rPr>
        <w:t>经过分析</w:t>
      </w:r>
      <w:r w:rsidR="006C106A">
        <w:rPr>
          <w:rFonts w:hint="eastAsia"/>
        </w:rPr>
        <w:t>本系统</w:t>
      </w:r>
      <w:r>
        <w:rPr>
          <w:rFonts w:hint="eastAsia"/>
        </w:rPr>
        <w:t>一共有</w:t>
      </w:r>
      <w:r w:rsidR="00FE3789">
        <w:rPr>
          <w:rFonts w:hint="eastAsia"/>
        </w:rPr>
        <w:t>9</w:t>
      </w:r>
      <w:r w:rsidR="00720F8F">
        <w:rPr>
          <w:rFonts w:hint="eastAsia"/>
        </w:rPr>
        <w:t>个实体。分别为</w:t>
      </w:r>
      <w:r w:rsidR="00FE3789">
        <w:rPr>
          <w:rFonts w:hint="eastAsia"/>
        </w:rPr>
        <w:t>用户实体</w:t>
      </w:r>
      <w:r w:rsidRPr="00C159D4">
        <w:rPr>
          <w:rFonts w:hint="eastAsia"/>
        </w:rPr>
        <w:t>、</w:t>
      </w:r>
      <w:r w:rsidR="00FE3789">
        <w:rPr>
          <w:rFonts w:hint="eastAsia"/>
        </w:rPr>
        <w:t>板块实体</w:t>
      </w:r>
      <w:r w:rsidRPr="00C159D4">
        <w:rPr>
          <w:rFonts w:hint="eastAsia"/>
        </w:rPr>
        <w:t>、</w:t>
      </w:r>
      <w:r w:rsidR="00FE3789">
        <w:rPr>
          <w:rFonts w:hint="eastAsia"/>
        </w:rPr>
        <w:t>帖子实体</w:t>
      </w:r>
      <w:r w:rsidRPr="00C159D4">
        <w:rPr>
          <w:rFonts w:hint="eastAsia"/>
        </w:rPr>
        <w:t>、</w:t>
      </w:r>
      <w:r w:rsidR="00720F8F">
        <w:rPr>
          <w:rFonts w:hint="eastAsia"/>
        </w:rPr>
        <w:t>帖子类型</w:t>
      </w:r>
      <w:r w:rsidR="00AA7931">
        <w:rPr>
          <w:rFonts w:hint="eastAsia"/>
        </w:rPr>
        <w:t>实体</w:t>
      </w:r>
      <w:r w:rsidRPr="00C159D4">
        <w:rPr>
          <w:rFonts w:hint="eastAsia"/>
        </w:rPr>
        <w:t>、</w:t>
      </w:r>
      <w:r w:rsidR="00720F8F">
        <w:rPr>
          <w:rFonts w:hint="eastAsia"/>
        </w:rPr>
        <w:t>收藏</w:t>
      </w:r>
      <w:r w:rsidR="00FE3789">
        <w:rPr>
          <w:rFonts w:hint="eastAsia"/>
        </w:rPr>
        <w:t>实体</w:t>
      </w:r>
      <w:r w:rsidRPr="00C159D4">
        <w:rPr>
          <w:rFonts w:hint="eastAsia"/>
        </w:rPr>
        <w:t>、</w:t>
      </w:r>
      <w:r w:rsidR="00720F8F">
        <w:rPr>
          <w:rFonts w:hint="eastAsia"/>
        </w:rPr>
        <w:t>回帖</w:t>
      </w:r>
      <w:r w:rsidR="00FE3789">
        <w:rPr>
          <w:rFonts w:hint="eastAsia"/>
        </w:rPr>
        <w:t>实体</w:t>
      </w:r>
      <w:r w:rsidRPr="00C159D4">
        <w:rPr>
          <w:rFonts w:hint="eastAsia"/>
        </w:rPr>
        <w:t>、</w:t>
      </w:r>
      <w:r w:rsidR="00720F8F">
        <w:rPr>
          <w:rFonts w:hint="eastAsia"/>
        </w:rPr>
        <w:t>多级评论</w:t>
      </w:r>
      <w:r w:rsidR="00FE3789">
        <w:rPr>
          <w:rFonts w:hint="eastAsia"/>
        </w:rPr>
        <w:t>实体</w:t>
      </w:r>
      <w:r w:rsidRPr="00C159D4">
        <w:rPr>
          <w:rFonts w:hint="eastAsia"/>
        </w:rPr>
        <w:t>、</w:t>
      </w:r>
      <w:r w:rsidR="00720F8F">
        <w:rPr>
          <w:rFonts w:hint="eastAsia"/>
        </w:rPr>
        <w:t>站内消息</w:t>
      </w:r>
      <w:r w:rsidR="00FE3789">
        <w:rPr>
          <w:rFonts w:hint="eastAsia"/>
        </w:rPr>
        <w:t>实体</w:t>
      </w:r>
      <w:r w:rsidR="00720F8F">
        <w:rPr>
          <w:rFonts w:hint="eastAsia"/>
        </w:rPr>
        <w:t>、站内消息日志。</w:t>
      </w:r>
    </w:p>
    <w:p w14:paraId="71F8FAEB" w14:textId="77777777" w:rsidR="001A6459" w:rsidRDefault="001A6459" w:rsidP="00007E85">
      <w:pPr>
        <w:pStyle w:val="aff6"/>
        <w:ind w:firstLine="480"/>
      </w:pPr>
    </w:p>
    <w:p w14:paraId="77BF006E" w14:textId="77777777" w:rsidR="00AE6D56" w:rsidRPr="00BA0F9D" w:rsidRDefault="00A342DD" w:rsidP="00BA0F9D">
      <w:pPr>
        <w:pStyle w:val="af3"/>
        <w:numPr>
          <w:ilvl w:val="0"/>
          <w:numId w:val="7"/>
        </w:numPr>
        <w:spacing w:line="360" w:lineRule="exact"/>
        <w:ind w:left="0" w:firstLineChars="0" w:firstLine="425"/>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59776" behindDoc="0" locked="0" layoutInCell="1" allowOverlap="1" wp14:anchorId="4830D3D4" wp14:editId="143B4A5A">
            <wp:simplePos x="0" y="0"/>
            <wp:positionH relativeFrom="column">
              <wp:posOffset>1188720</wp:posOffset>
            </wp:positionH>
            <wp:positionV relativeFrom="paragraph">
              <wp:posOffset>539478</wp:posOffset>
            </wp:positionV>
            <wp:extent cx="3559175" cy="298640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实体图.png"/>
                    <pic:cNvPicPr/>
                  </pic:nvPicPr>
                  <pic:blipFill>
                    <a:blip r:embed="rId27">
                      <a:extLst>
                        <a:ext uri="{28A0092B-C50C-407E-A947-70E740481C1C}">
                          <a14:useLocalDpi xmlns:a14="http://schemas.microsoft.com/office/drawing/2010/main" val="0"/>
                        </a:ext>
                      </a:extLst>
                    </a:blip>
                    <a:stretch>
                      <a:fillRect/>
                    </a:stretch>
                  </pic:blipFill>
                  <pic:spPr>
                    <a:xfrm>
                      <a:off x="0" y="0"/>
                      <a:ext cx="3559175" cy="2986405"/>
                    </a:xfrm>
                    <a:prstGeom prst="rect">
                      <a:avLst/>
                    </a:prstGeom>
                  </pic:spPr>
                </pic:pic>
              </a:graphicData>
            </a:graphic>
            <wp14:sizeRelH relativeFrom="page">
              <wp14:pctWidth>0</wp14:pctWidth>
            </wp14:sizeRelH>
            <wp14:sizeRelV relativeFrom="page">
              <wp14:pctHeight>0</wp14:pctHeight>
            </wp14:sizeRelV>
          </wp:anchor>
        </w:drawing>
      </w:r>
      <w:r w:rsidR="00C76B89">
        <w:rPr>
          <w:rFonts w:ascii="宋体" w:eastAsia="宋体" w:hAnsi="宋体" w:cs="宋体" w:hint="eastAsia"/>
          <w:sz w:val="24"/>
          <w:szCs w:val="24"/>
        </w:rPr>
        <w:t>用户实体，</w:t>
      </w:r>
      <w:r w:rsidR="00BF3550">
        <w:rPr>
          <w:rFonts w:ascii="宋体" w:eastAsia="宋体" w:hAnsi="宋体" w:cs="宋体" w:hint="eastAsia"/>
          <w:sz w:val="24"/>
          <w:szCs w:val="24"/>
        </w:rPr>
        <w:t>有用户id、用户名、用户性别、个性签名、头像链接、密码、邮箱、</w:t>
      </w:r>
      <w:r w:rsidR="00BF3550">
        <w:rPr>
          <w:rFonts w:ascii="宋体" w:eastAsia="宋体" w:hAnsi="宋体" w:cs="宋体" w:hint="eastAsia"/>
          <w:sz w:val="24"/>
          <w:szCs w:val="24"/>
        </w:rPr>
        <w:lastRenderedPageBreak/>
        <w:t>手机号、身份类别、是否正在使用、创建时间、更改时间属性。</w:t>
      </w:r>
      <w:r w:rsidR="00C76B89" w:rsidRPr="00A54387">
        <w:rPr>
          <w:rFonts w:ascii="宋体" w:eastAsia="宋体" w:hAnsi="宋体" w:cs="宋体" w:hint="eastAsia"/>
          <w:sz w:val="24"/>
          <w:szCs w:val="24"/>
        </w:rPr>
        <w:t>具体如图</w:t>
      </w:r>
      <w:r w:rsidR="00C76B89">
        <w:rPr>
          <w:rFonts w:ascii="宋体" w:eastAsia="宋体" w:hAnsi="宋体" w:cs="宋体" w:hint="eastAsia"/>
          <w:sz w:val="24"/>
          <w:szCs w:val="24"/>
        </w:rPr>
        <w:t>4-8</w:t>
      </w:r>
      <w:r w:rsidR="00390CB1">
        <w:rPr>
          <w:rFonts w:ascii="宋体" w:eastAsia="宋体" w:hAnsi="宋体" w:cs="宋体" w:hint="eastAsia"/>
          <w:sz w:val="24"/>
          <w:szCs w:val="24"/>
        </w:rPr>
        <w:t>所示</w:t>
      </w:r>
      <w:r w:rsidR="00C76B89" w:rsidRPr="00A54387">
        <w:rPr>
          <w:rFonts w:ascii="宋体" w:eastAsia="宋体" w:hAnsi="宋体" w:cs="宋体" w:hint="eastAsia"/>
          <w:sz w:val="24"/>
          <w:szCs w:val="24"/>
        </w:rPr>
        <w:t>。</w:t>
      </w:r>
    </w:p>
    <w:p w14:paraId="75806DED" w14:textId="77777777" w:rsidR="00C76B89" w:rsidRPr="009E7F68"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图4-8用户实体图</w:t>
      </w:r>
    </w:p>
    <w:p w14:paraId="5B060193" w14:textId="77777777" w:rsidR="00C76B89" w:rsidRPr="001B3DA7" w:rsidRDefault="004442B7" w:rsidP="003351C1">
      <w:pPr>
        <w:pStyle w:val="af3"/>
        <w:numPr>
          <w:ilvl w:val="0"/>
          <w:numId w:val="7"/>
        </w:numPr>
        <w:spacing w:line="360" w:lineRule="exact"/>
        <w:ind w:left="0" w:firstLineChars="0" w:firstLine="425"/>
        <w:rPr>
          <w:rFonts w:ascii="宋体" w:eastAsia="宋体" w:hAnsi="宋体" w:cs="宋体"/>
          <w:sz w:val="24"/>
          <w:szCs w:val="24"/>
        </w:rPr>
      </w:pPr>
      <w:r>
        <w:rPr>
          <w:rFonts w:ascii="黑体" w:eastAsia="黑体" w:hAnsi="黑体" w:cs="黑体"/>
          <w:noProof/>
          <w:sz w:val="18"/>
          <w:szCs w:val="18"/>
        </w:rPr>
        <w:drawing>
          <wp:anchor distT="0" distB="0" distL="114300" distR="114300" simplePos="0" relativeHeight="251661824" behindDoc="0" locked="0" layoutInCell="1" allowOverlap="1" wp14:anchorId="41A02C79" wp14:editId="38D6E643">
            <wp:simplePos x="0" y="0"/>
            <wp:positionH relativeFrom="column">
              <wp:posOffset>1505131</wp:posOffset>
            </wp:positionH>
            <wp:positionV relativeFrom="paragraph">
              <wp:posOffset>564787</wp:posOffset>
            </wp:positionV>
            <wp:extent cx="2753995" cy="213487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板块实体.png"/>
                    <pic:cNvPicPr/>
                  </pic:nvPicPr>
                  <pic:blipFill>
                    <a:blip r:embed="rId28">
                      <a:extLst>
                        <a:ext uri="{28A0092B-C50C-407E-A947-70E740481C1C}">
                          <a14:useLocalDpi xmlns:a14="http://schemas.microsoft.com/office/drawing/2010/main" val="0"/>
                        </a:ext>
                      </a:extLst>
                    </a:blip>
                    <a:stretch>
                      <a:fillRect/>
                    </a:stretch>
                  </pic:blipFill>
                  <pic:spPr>
                    <a:xfrm>
                      <a:off x="0" y="0"/>
                      <a:ext cx="2753995" cy="2134870"/>
                    </a:xfrm>
                    <a:prstGeom prst="rect">
                      <a:avLst/>
                    </a:prstGeom>
                  </pic:spPr>
                </pic:pic>
              </a:graphicData>
            </a:graphic>
          </wp:anchor>
        </w:drawing>
      </w:r>
      <w:r w:rsidR="00A342DD">
        <w:rPr>
          <w:rFonts w:ascii="宋体" w:eastAsia="宋体" w:hAnsi="宋体" w:cs="宋体" w:hint="eastAsia"/>
          <w:sz w:val="24"/>
          <w:szCs w:val="24"/>
        </w:rPr>
        <w:t>板块</w:t>
      </w:r>
      <w:r w:rsidR="00C76B89" w:rsidRPr="001B3DA7">
        <w:rPr>
          <w:rFonts w:ascii="宋体" w:eastAsia="宋体" w:hAnsi="宋体" w:cs="宋体" w:hint="eastAsia"/>
          <w:sz w:val="24"/>
          <w:szCs w:val="24"/>
        </w:rPr>
        <w:t>实体，具有</w:t>
      </w:r>
      <w:r w:rsidR="00835B06">
        <w:rPr>
          <w:rFonts w:ascii="宋体" w:eastAsia="宋体" w:hAnsi="宋体" w:cs="宋体" w:hint="eastAsia"/>
          <w:sz w:val="24"/>
          <w:szCs w:val="24"/>
        </w:rPr>
        <w:t>板块id、版主用户id、板块主题、创建时间、更新时间</w:t>
      </w:r>
      <w:r w:rsidR="00C76B89" w:rsidRPr="001B3DA7">
        <w:rPr>
          <w:rFonts w:ascii="宋体" w:eastAsia="宋体" w:hAnsi="宋体" w:cs="宋体" w:hint="eastAsia"/>
          <w:sz w:val="24"/>
          <w:szCs w:val="24"/>
        </w:rPr>
        <w:t>属性，具体如图</w:t>
      </w:r>
      <w:r w:rsidR="00C76B89">
        <w:rPr>
          <w:rFonts w:ascii="宋体" w:eastAsia="宋体" w:hAnsi="宋体" w:cs="宋体" w:hint="eastAsia"/>
          <w:sz w:val="24"/>
          <w:szCs w:val="24"/>
        </w:rPr>
        <w:t>4-9</w:t>
      </w:r>
      <w:r w:rsidR="00390CB1">
        <w:rPr>
          <w:rFonts w:ascii="宋体" w:eastAsia="宋体" w:hAnsi="宋体" w:cs="宋体" w:hint="eastAsia"/>
          <w:sz w:val="24"/>
          <w:szCs w:val="24"/>
        </w:rPr>
        <w:t>所示</w:t>
      </w:r>
      <w:r w:rsidR="00C76B89" w:rsidRPr="001B3DA7">
        <w:rPr>
          <w:rFonts w:ascii="宋体" w:eastAsia="宋体" w:hAnsi="宋体" w:cs="宋体" w:hint="eastAsia"/>
          <w:sz w:val="24"/>
          <w:szCs w:val="24"/>
        </w:rPr>
        <w:t>。</w:t>
      </w:r>
    </w:p>
    <w:p w14:paraId="10775493" w14:textId="77777777" w:rsidR="000D6D74" w:rsidRDefault="000D6D74" w:rsidP="0078048A">
      <w:pPr>
        <w:spacing w:beforeLines="50" w:before="143" w:afterLines="50" w:after="143"/>
        <w:ind w:firstLineChars="1100" w:firstLine="1980"/>
        <w:rPr>
          <w:rFonts w:ascii="黑体" w:eastAsia="黑体" w:hAnsi="黑体" w:cs="黑体"/>
          <w:sz w:val="18"/>
          <w:szCs w:val="18"/>
        </w:rPr>
      </w:pPr>
    </w:p>
    <w:p w14:paraId="4CF43BA8" w14:textId="77777777" w:rsidR="00C76B89" w:rsidRPr="009E7F68"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图4-9</w:t>
      </w:r>
      <w:r w:rsidR="004442B7">
        <w:rPr>
          <w:rFonts w:ascii="黑体" w:eastAsia="黑体" w:hAnsi="黑体" w:cs="黑体" w:hint="eastAsia"/>
          <w:sz w:val="18"/>
          <w:szCs w:val="18"/>
        </w:rPr>
        <w:t>板块</w:t>
      </w:r>
      <w:r w:rsidRPr="009E7F68">
        <w:rPr>
          <w:rFonts w:ascii="黑体" w:eastAsia="黑体" w:hAnsi="黑体" w:cs="黑体" w:hint="eastAsia"/>
          <w:sz w:val="18"/>
          <w:szCs w:val="18"/>
        </w:rPr>
        <w:t>实体图</w:t>
      </w:r>
    </w:p>
    <w:p w14:paraId="50A174F8" w14:textId="77777777" w:rsidR="000D6D74" w:rsidRPr="00032793" w:rsidRDefault="00032793" w:rsidP="00032793">
      <w:pPr>
        <w:pStyle w:val="af3"/>
        <w:numPr>
          <w:ilvl w:val="0"/>
          <w:numId w:val="7"/>
        </w:numPr>
        <w:spacing w:line="360" w:lineRule="exact"/>
        <w:ind w:left="0" w:firstLineChars="0" w:firstLine="425"/>
        <w:rPr>
          <w:rFonts w:ascii="宋体" w:eastAsia="宋体" w:hAnsi="宋体" w:cs="宋体"/>
          <w:sz w:val="24"/>
          <w:szCs w:val="24"/>
        </w:rPr>
      </w:pPr>
      <w:r>
        <w:rPr>
          <w:noProof/>
        </w:rPr>
        <w:drawing>
          <wp:anchor distT="0" distB="0" distL="114300" distR="114300" simplePos="0" relativeHeight="251637248" behindDoc="0" locked="0" layoutInCell="1" allowOverlap="1" wp14:anchorId="274C7D0C" wp14:editId="3C65EDA2">
            <wp:simplePos x="0" y="0"/>
            <wp:positionH relativeFrom="column">
              <wp:posOffset>1206410</wp:posOffset>
            </wp:positionH>
            <wp:positionV relativeFrom="paragraph">
              <wp:posOffset>492760</wp:posOffset>
            </wp:positionV>
            <wp:extent cx="3352800" cy="28066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帖子实体图.png"/>
                    <pic:cNvPicPr/>
                  </pic:nvPicPr>
                  <pic:blipFill>
                    <a:blip r:embed="rId29">
                      <a:extLst>
                        <a:ext uri="{28A0092B-C50C-407E-A947-70E740481C1C}">
                          <a14:useLocalDpi xmlns:a14="http://schemas.microsoft.com/office/drawing/2010/main" val="0"/>
                        </a:ext>
                      </a:extLst>
                    </a:blip>
                    <a:stretch>
                      <a:fillRect/>
                    </a:stretch>
                  </pic:blipFill>
                  <pic:spPr>
                    <a:xfrm>
                      <a:off x="0" y="0"/>
                      <a:ext cx="3352800" cy="2806605"/>
                    </a:xfrm>
                    <a:prstGeom prst="rect">
                      <a:avLst/>
                    </a:prstGeom>
                  </pic:spPr>
                </pic:pic>
              </a:graphicData>
            </a:graphic>
            <wp14:sizeRelH relativeFrom="page">
              <wp14:pctWidth>0</wp14:pctWidth>
            </wp14:sizeRelH>
            <wp14:sizeRelV relativeFrom="page">
              <wp14:pctHeight>0</wp14:pctHeight>
            </wp14:sizeRelV>
          </wp:anchor>
        </w:drawing>
      </w:r>
      <w:r w:rsidR="00AA7931">
        <w:rPr>
          <w:rFonts w:ascii="宋体" w:eastAsia="宋体" w:hAnsi="宋体" w:cs="宋体" w:hint="eastAsia"/>
          <w:sz w:val="24"/>
          <w:szCs w:val="24"/>
        </w:rPr>
        <w:t>帖子</w:t>
      </w:r>
      <w:r w:rsidR="00C76B89" w:rsidRPr="000A30B4">
        <w:rPr>
          <w:rFonts w:ascii="宋体" w:eastAsia="宋体" w:hAnsi="宋体" w:cs="宋体" w:hint="eastAsia"/>
          <w:sz w:val="24"/>
          <w:szCs w:val="24"/>
        </w:rPr>
        <w:t>实体，具有</w:t>
      </w:r>
      <w:r w:rsidR="00AA7931">
        <w:rPr>
          <w:rFonts w:ascii="宋体" w:eastAsia="宋体" w:hAnsi="宋体" w:cs="宋体" w:hint="eastAsia"/>
          <w:sz w:val="24"/>
          <w:szCs w:val="24"/>
        </w:rPr>
        <w:t>帖子编号、发布人id、帖子</w:t>
      </w:r>
      <w:r w:rsidR="00AA7931" w:rsidRPr="00AA7931">
        <w:rPr>
          <w:rFonts w:ascii="宋体" w:eastAsia="宋体" w:hAnsi="宋体" w:cs="宋体" w:hint="eastAsia"/>
          <w:sz w:val="24"/>
          <w:szCs w:val="24"/>
        </w:rPr>
        <w:t>标题</w:t>
      </w:r>
      <w:r w:rsidR="00AA7931">
        <w:rPr>
          <w:rFonts w:ascii="宋体" w:eastAsia="宋体" w:hAnsi="宋体" w:cs="宋体" w:hint="eastAsia"/>
          <w:sz w:val="24"/>
          <w:szCs w:val="24"/>
        </w:rPr>
        <w:t>、帖子</w:t>
      </w:r>
      <w:r w:rsidR="00AA7931" w:rsidRPr="00AA7931">
        <w:rPr>
          <w:rFonts w:ascii="宋体" w:eastAsia="宋体" w:hAnsi="宋体" w:cs="宋体" w:hint="eastAsia"/>
          <w:sz w:val="24"/>
          <w:szCs w:val="24"/>
        </w:rPr>
        <w:t>内容</w:t>
      </w:r>
      <w:r w:rsidR="00AA7931">
        <w:rPr>
          <w:rFonts w:ascii="宋体" w:eastAsia="宋体" w:hAnsi="宋体" w:cs="宋体" w:hint="eastAsia"/>
          <w:sz w:val="24"/>
          <w:szCs w:val="24"/>
        </w:rPr>
        <w:t>、板块id、热度、是否置顶、创建时间、更新时间</w:t>
      </w:r>
      <w:r w:rsidR="00C76B89" w:rsidRPr="000A30B4">
        <w:rPr>
          <w:rFonts w:ascii="宋体" w:eastAsia="宋体" w:hAnsi="宋体" w:cs="宋体" w:hint="eastAsia"/>
          <w:sz w:val="24"/>
          <w:szCs w:val="24"/>
        </w:rPr>
        <w:t>属性，具体如图</w:t>
      </w:r>
      <w:r w:rsidR="00C76B89">
        <w:rPr>
          <w:rFonts w:ascii="宋体" w:eastAsia="宋体" w:hAnsi="宋体" w:cs="宋体" w:hint="eastAsia"/>
          <w:sz w:val="24"/>
          <w:szCs w:val="24"/>
        </w:rPr>
        <w:t>4-10</w:t>
      </w:r>
      <w:r w:rsidR="00390CB1">
        <w:rPr>
          <w:rFonts w:ascii="宋体" w:eastAsia="宋体" w:hAnsi="宋体" w:cs="宋体" w:hint="eastAsia"/>
          <w:sz w:val="24"/>
          <w:szCs w:val="24"/>
        </w:rPr>
        <w:t>所示</w:t>
      </w:r>
      <w:r w:rsidR="00C76B89" w:rsidRPr="008C0C8F">
        <w:rPr>
          <w:rFonts w:ascii="宋体" w:eastAsia="宋体" w:hAnsi="宋体" w:cs="宋体" w:hint="eastAsia"/>
          <w:sz w:val="24"/>
          <w:szCs w:val="24"/>
        </w:rPr>
        <w:t>。</w:t>
      </w:r>
    </w:p>
    <w:p w14:paraId="5D113F3C" w14:textId="77777777" w:rsidR="00C76B89" w:rsidRPr="009E7F68"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图4-10</w:t>
      </w:r>
      <w:r w:rsidR="00AA7931">
        <w:rPr>
          <w:rFonts w:ascii="黑体" w:eastAsia="黑体" w:hAnsi="黑体" w:cs="黑体" w:hint="eastAsia"/>
          <w:sz w:val="18"/>
          <w:szCs w:val="18"/>
        </w:rPr>
        <w:t>帖子</w:t>
      </w:r>
      <w:r w:rsidRPr="009E7F68">
        <w:rPr>
          <w:rFonts w:ascii="黑体" w:eastAsia="黑体" w:hAnsi="黑体" w:cs="黑体" w:hint="eastAsia"/>
          <w:sz w:val="18"/>
          <w:szCs w:val="18"/>
        </w:rPr>
        <w:t>实体图</w:t>
      </w:r>
    </w:p>
    <w:p w14:paraId="79B3C546" w14:textId="77777777" w:rsidR="00AE6D56" w:rsidRPr="00032793" w:rsidRDefault="00032793" w:rsidP="00032793">
      <w:pPr>
        <w:pStyle w:val="af3"/>
        <w:numPr>
          <w:ilvl w:val="0"/>
          <w:numId w:val="7"/>
        </w:numPr>
        <w:spacing w:line="360" w:lineRule="exact"/>
        <w:ind w:left="0" w:firstLineChars="0" w:firstLine="425"/>
        <w:rPr>
          <w:rFonts w:ascii="宋体" w:eastAsia="宋体" w:hAnsi="宋体" w:cs="宋体"/>
          <w:sz w:val="24"/>
          <w:szCs w:val="24"/>
        </w:rPr>
      </w:pPr>
      <w:r>
        <w:rPr>
          <w:rFonts w:ascii="宋体" w:eastAsia="宋体" w:hAnsi="宋体" w:cs="宋体"/>
          <w:noProof/>
          <w:sz w:val="24"/>
          <w:szCs w:val="24"/>
        </w:rPr>
        <w:lastRenderedPageBreak/>
        <w:drawing>
          <wp:anchor distT="0" distB="0" distL="114300" distR="114300" simplePos="0" relativeHeight="251663872" behindDoc="0" locked="0" layoutInCell="1" allowOverlap="1" wp14:anchorId="2D5A2323" wp14:editId="7602D3E6">
            <wp:simplePos x="0" y="0"/>
            <wp:positionH relativeFrom="column">
              <wp:posOffset>1390503</wp:posOffset>
            </wp:positionH>
            <wp:positionV relativeFrom="paragraph">
              <wp:posOffset>523093</wp:posOffset>
            </wp:positionV>
            <wp:extent cx="2971800" cy="231711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帖子类型实体图.png"/>
                    <pic:cNvPicPr/>
                  </pic:nvPicPr>
                  <pic:blipFill>
                    <a:blip r:embed="rId30">
                      <a:extLst>
                        <a:ext uri="{28A0092B-C50C-407E-A947-70E740481C1C}">
                          <a14:useLocalDpi xmlns:a14="http://schemas.microsoft.com/office/drawing/2010/main" val="0"/>
                        </a:ext>
                      </a:extLst>
                    </a:blip>
                    <a:stretch>
                      <a:fillRect/>
                    </a:stretch>
                  </pic:blipFill>
                  <pic:spPr>
                    <a:xfrm>
                      <a:off x="0" y="0"/>
                      <a:ext cx="2971800" cy="2317115"/>
                    </a:xfrm>
                    <a:prstGeom prst="rect">
                      <a:avLst/>
                    </a:prstGeom>
                  </pic:spPr>
                </pic:pic>
              </a:graphicData>
            </a:graphic>
            <wp14:sizeRelH relativeFrom="page">
              <wp14:pctWidth>0</wp14:pctWidth>
            </wp14:sizeRelH>
            <wp14:sizeRelV relativeFrom="page">
              <wp14:pctHeight>0</wp14:pctHeight>
            </wp14:sizeRelV>
          </wp:anchor>
        </w:drawing>
      </w:r>
      <w:r w:rsidR="005C51DC">
        <w:rPr>
          <w:rFonts w:ascii="宋体" w:eastAsia="宋体" w:hAnsi="宋体" w:cs="宋体" w:hint="eastAsia"/>
          <w:sz w:val="24"/>
          <w:szCs w:val="24"/>
        </w:rPr>
        <w:t>帖子类型</w:t>
      </w:r>
      <w:r w:rsidR="00C76B89" w:rsidRPr="000A30B4">
        <w:rPr>
          <w:rFonts w:ascii="宋体" w:eastAsia="宋体" w:hAnsi="宋体" w:cs="宋体" w:hint="eastAsia"/>
          <w:sz w:val="24"/>
          <w:szCs w:val="24"/>
        </w:rPr>
        <w:t>实体，具有</w:t>
      </w:r>
      <w:r w:rsidR="005C51DC">
        <w:rPr>
          <w:rFonts w:ascii="宋体" w:eastAsia="宋体" w:hAnsi="宋体" w:cs="宋体" w:hint="eastAsia"/>
          <w:sz w:val="24"/>
          <w:szCs w:val="24"/>
        </w:rPr>
        <w:t>类型id、类型名、创建时间、更新时间属性，</w:t>
      </w:r>
      <w:r w:rsidR="00C76B89" w:rsidRPr="000A30B4">
        <w:rPr>
          <w:rFonts w:ascii="宋体" w:eastAsia="宋体" w:hAnsi="宋体" w:cs="宋体" w:hint="eastAsia"/>
          <w:sz w:val="24"/>
          <w:szCs w:val="24"/>
        </w:rPr>
        <w:t>具体如图4-</w:t>
      </w:r>
      <w:r w:rsidR="00C76B89">
        <w:rPr>
          <w:rFonts w:ascii="宋体" w:eastAsia="宋体" w:hAnsi="宋体" w:cs="宋体" w:hint="eastAsia"/>
          <w:sz w:val="24"/>
          <w:szCs w:val="24"/>
        </w:rPr>
        <w:t>11</w:t>
      </w:r>
      <w:r w:rsidR="00390CB1">
        <w:rPr>
          <w:rFonts w:ascii="宋体" w:eastAsia="宋体" w:hAnsi="宋体" w:cs="宋体" w:hint="eastAsia"/>
          <w:sz w:val="24"/>
          <w:szCs w:val="24"/>
        </w:rPr>
        <w:t>所示</w:t>
      </w:r>
      <w:r w:rsidR="00C76B89" w:rsidRPr="000A30B4">
        <w:rPr>
          <w:rFonts w:ascii="宋体" w:eastAsia="宋体" w:hAnsi="宋体" w:cs="宋体" w:hint="eastAsia"/>
          <w:sz w:val="24"/>
          <w:szCs w:val="24"/>
        </w:rPr>
        <w:t>。</w:t>
      </w:r>
    </w:p>
    <w:p w14:paraId="00A3FE87" w14:textId="77777777" w:rsidR="00C76B89" w:rsidRPr="009E7F68"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图4-11</w:t>
      </w:r>
      <w:r w:rsidR="00032793">
        <w:rPr>
          <w:rFonts w:ascii="黑体" w:eastAsia="黑体" w:hAnsi="黑体" w:cs="黑体" w:hint="eastAsia"/>
          <w:sz w:val="18"/>
          <w:szCs w:val="18"/>
        </w:rPr>
        <w:t>帖子类型</w:t>
      </w:r>
      <w:r w:rsidRPr="009E7F68">
        <w:rPr>
          <w:rFonts w:ascii="黑体" w:eastAsia="黑体" w:hAnsi="黑体" w:cs="黑体" w:hint="eastAsia"/>
          <w:sz w:val="18"/>
          <w:szCs w:val="18"/>
        </w:rPr>
        <w:t>实体图</w:t>
      </w:r>
    </w:p>
    <w:p w14:paraId="2E682A54" w14:textId="77777777" w:rsidR="00AE6D56" w:rsidRPr="00FF67B4" w:rsidRDefault="00FF67B4" w:rsidP="00FF67B4">
      <w:pPr>
        <w:pStyle w:val="af3"/>
        <w:numPr>
          <w:ilvl w:val="0"/>
          <w:numId w:val="7"/>
        </w:numPr>
        <w:spacing w:line="360" w:lineRule="exact"/>
        <w:ind w:left="0" w:firstLineChars="0" w:firstLine="425"/>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67968" behindDoc="0" locked="0" layoutInCell="1" allowOverlap="1" wp14:anchorId="658804C1" wp14:editId="2E2B5707">
            <wp:simplePos x="0" y="0"/>
            <wp:positionH relativeFrom="column">
              <wp:posOffset>1477857</wp:posOffset>
            </wp:positionH>
            <wp:positionV relativeFrom="paragraph">
              <wp:posOffset>485140</wp:posOffset>
            </wp:positionV>
            <wp:extent cx="2797175" cy="214122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收藏实体图.png"/>
                    <pic:cNvPicPr/>
                  </pic:nvPicPr>
                  <pic:blipFill>
                    <a:blip r:embed="rId31">
                      <a:extLst>
                        <a:ext uri="{28A0092B-C50C-407E-A947-70E740481C1C}">
                          <a14:useLocalDpi xmlns:a14="http://schemas.microsoft.com/office/drawing/2010/main" val="0"/>
                        </a:ext>
                      </a:extLst>
                    </a:blip>
                    <a:stretch>
                      <a:fillRect/>
                    </a:stretch>
                  </pic:blipFill>
                  <pic:spPr>
                    <a:xfrm>
                      <a:off x="0" y="0"/>
                      <a:ext cx="2797175" cy="2141220"/>
                    </a:xfrm>
                    <a:prstGeom prst="rect">
                      <a:avLst/>
                    </a:prstGeom>
                  </pic:spPr>
                </pic:pic>
              </a:graphicData>
            </a:graphic>
            <wp14:sizeRelH relativeFrom="page">
              <wp14:pctWidth>0</wp14:pctWidth>
            </wp14:sizeRelH>
            <wp14:sizeRelV relativeFrom="page">
              <wp14:pctHeight>0</wp14:pctHeight>
            </wp14:sizeRelV>
          </wp:anchor>
        </w:drawing>
      </w:r>
      <w:r w:rsidR="00032793">
        <w:rPr>
          <w:rFonts w:ascii="宋体" w:eastAsia="宋体" w:hAnsi="宋体" w:cs="宋体" w:hint="eastAsia"/>
          <w:sz w:val="24"/>
          <w:szCs w:val="24"/>
        </w:rPr>
        <w:t>收藏</w:t>
      </w:r>
      <w:r w:rsidR="00C76B89" w:rsidRPr="0063513F">
        <w:rPr>
          <w:rFonts w:ascii="宋体" w:eastAsia="宋体" w:hAnsi="宋体" w:cs="宋体" w:hint="eastAsia"/>
          <w:sz w:val="24"/>
          <w:szCs w:val="24"/>
        </w:rPr>
        <w:t>实体，</w:t>
      </w:r>
      <w:r w:rsidR="00032793">
        <w:rPr>
          <w:rFonts w:ascii="宋体" w:eastAsia="宋体" w:hAnsi="宋体" w:cs="宋体" w:hint="eastAsia"/>
          <w:sz w:val="24"/>
          <w:szCs w:val="24"/>
        </w:rPr>
        <w:t>具有收藏id、收藏用户id、收藏文章id、创建时间、更新时间</w:t>
      </w:r>
      <w:r w:rsidR="00C76B89" w:rsidRPr="0063513F">
        <w:rPr>
          <w:rFonts w:ascii="宋体" w:eastAsia="宋体" w:hAnsi="宋体" w:cs="宋体" w:hint="eastAsia"/>
          <w:sz w:val="24"/>
          <w:szCs w:val="24"/>
        </w:rPr>
        <w:t>属性，具体如图</w:t>
      </w:r>
      <w:r w:rsidR="00C76B89">
        <w:rPr>
          <w:rFonts w:ascii="宋体" w:eastAsia="宋体" w:hAnsi="宋体" w:cs="宋体" w:hint="eastAsia"/>
          <w:sz w:val="24"/>
          <w:szCs w:val="24"/>
        </w:rPr>
        <w:t>4-12</w:t>
      </w:r>
      <w:r w:rsidR="00390CB1">
        <w:rPr>
          <w:rFonts w:ascii="宋体" w:eastAsia="宋体" w:hAnsi="宋体" w:cs="宋体" w:hint="eastAsia"/>
          <w:sz w:val="24"/>
          <w:szCs w:val="24"/>
        </w:rPr>
        <w:t>所示</w:t>
      </w:r>
      <w:r w:rsidR="00C76B89" w:rsidRPr="0063513F">
        <w:rPr>
          <w:rFonts w:ascii="宋体" w:eastAsia="宋体" w:hAnsi="宋体" w:cs="宋体" w:hint="eastAsia"/>
          <w:sz w:val="24"/>
          <w:szCs w:val="24"/>
        </w:rPr>
        <w:t>。</w:t>
      </w:r>
    </w:p>
    <w:p w14:paraId="6D2CB593" w14:textId="77777777" w:rsidR="00C76B89" w:rsidRPr="009E7F68" w:rsidRDefault="00AE6D56" w:rsidP="004379ED">
      <w:pPr>
        <w:spacing w:beforeLines="50" w:before="143" w:afterLines="50" w:after="143"/>
        <w:jc w:val="center"/>
        <w:rPr>
          <w:rFonts w:ascii="黑体" w:eastAsia="黑体" w:hAnsi="黑体" w:cs="黑体"/>
          <w:sz w:val="18"/>
          <w:szCs w:val="18"/>
        </w:rPr>
      </w:pPr>
      <w:r>
        <w:rPr>
          <w:rFonts w:ascii="黑体" w:eastAsia="黑体" w:hAnsi="黑体" w:cs="黑体" w:hint="eastAsia"/>
          <w:sz w:val="18"/>
          <w:szCs w:val="18"/>
        </w:rPr>
        <w:t xml:space="preserve">     </w:t>
      </w:r>
      <w:r w:rsidR="00C76B89" w:rsidRPr="009E7F68">
        <w:rPr>
          <w:rFonts w:ascii="黑体" w:eastAsia="黑体" w:hAnsi="黑体" w:cs="黑体" w:hint="eastAsia"/>
          <w:sz w:val="18"/>
          <w:szCs w:val="18"/>
        </w:rPr>
        <w:t>图4-12</w:t>
      </w:r>
      <w:r w:rsidR="00FF67B4">
        <w:rPr>
          <w:rFonts w:ascii="黑体" w:eastAsia="黑体" w:hAnsi="黑体" w:cs="黑体" w:hint="eastAsia"/>
          <w:sz w:val="18"/>
          <w:szCs w:val="18"/>
        </w:rPr>
        <w:t>收藏</w:t>
      </w:r>
      <w:r w:rsidR="00C76B89" w:rsidRPr="009E7F68">
        <w:rPr>
          <w:rFonts w:ascii="黑体" w:eastAsia="黑体" w:hAnsi="黑体" w:cs="黑体" w:hint="eastAsia"/>
          <w:sz w:val="18"/>
          <w:szCs w:val="18"/>
        </w:rPr>
        <w:t>实体图</w:t>
      </w:r>
    </w:p>
    <w:p w14:paraId="673EC4AB" w14:textId="77777777" w:rsidR="00AE6D56" w:rsidRPr="00092C42" w:rsidRDefault="00092C42" w:rsidP="00092C42">
      <w:pPr>
        <w:pStyle w:val="af3"/>
        <w:numPr>
          <w:ilvl w:val="0"/>
          <w:numId w:val="7"/>
        </w:numPr>
        <w:spacing w:line="360" w:lineRule="exact"/>
        <w:ind w:left="0" w:firstLineChars="0" w:firstLine="425"/>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17792" behindDoc="0" locked="0" layoutInCell="1" allowOverlap="1" wp14:anchorId="4FB66522" wp14:editId="2352AF08">
            <wp:simplePos x="0" y="0"/>
            <wp:positionH relativeFrom="column">
              <wp:posOffset>1344197</wp:posOffset>
            </wp:positionH>
            <wp:positionV relativeFrom="paragraph">
              <wp:posOffset>478741</wp:posOffset>
            </wp:positionV>
            <wp:extent cx="3258820" cy="24828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回帖实体图.png"/>
                    <pic:cNvPicPr/>
                  </pic:nvPicPr>
                  <pic:blipFill>
                    <a:blip r:embed="rId32">
                      <a:extLst>
                        <a:ext uri="{28A0092B-C50C-407E-A947-70E740481C1C}">
                          <a14:useLocalDpi xmlns:a14="http://schemas.microsoft.com/office/drawing/2010/main" val="0"/>
                        </a:ext>
                      </a:extLst>
                    </a:blip>
                    <a:stretch>
                      <a:fillRect/>
                    </a:stretch>
                  </pic:blipFill>
                  <pic:spPr>
                    <a:xfrm>
                      <a:off x="0" y="0"/>
                      <a:ext cx="3258820" cy="2482850"/>
                    </a:xfrm>
                    <a:prstGeom prst="rect">
                      <a:avLst/>
                    </a:prstGeom>
                  </pic:spPr>
                </pic:pic>
              </a:graphicData>
            </a:graphic>
            <wp14:sizeRelH relativeFrom="page">
              <wp14:pctWidth>0</wp14:pctWidth>
            </wp14:sizeRelH>
            <wp14:sizeRelV relativeFrom="page">
              <wp14:pctHeight>0</wp14:pctHeight>
            </wp14:sizeRelV>
          </wp:anchor>
        </w:drawing>
      </w:r>
      <w:r w:rsidR="00625CFD">
        <w:rPr>
          <w:rFonts w:ascii="宋体" w:eastAsia="宋体" w:hAnsi="宋体" w:cs="宋体" w:hint="eastAsia"/>
          <w:sz w:val="24"/>
          <w:szCs w:val="24"/>
        </w:rPr>
        <w:t>回帖实体</w:t>
      </w:r>
      <w:r w:rsidR="00C76B89" w:rsidRPr="006D51AF">
        <w:rPr>
          <w:rFonts w:ascii="宋体" w:eastAsia="宋体" w:hAnsi="宋体" w:cs="宋体" w:hint="eastAsia"/>
          <w:sz w:val="24"/>
          <w:szCs w:val="24"/>
        </w:rPr>
        <w:t>，具有</w:t>
      </w:r>
      <w:r w:rsidR="00DF22FC">
        <w:rPr>
          <w:rFonts w:ascii="宋体" w:eastAsia="宋体" w:hAnsi="宋体" w:cs="宋体" w:hint="eastAsia"/>
          <w:sz w:val="24"/>
          <w:szCs w:val="24"/>
        </w:rPr>
        <w:t>回帖id、回帖内容、回帖文章id、回帖用户id、创建时间、更新时间</w:t>
      </w:r>
      <w:r w:rsidR="00C76B89" w:rsidRPr="006D51AF">
        <w:rPr>
          <w:rFonts w:ascii="宋体" w:eastAsia="宋体" w:hAnsi="宋体" w:cs="宋体" w:hint="eastAsia"/>
          <w:sz w:val="24"/>
          <w:szCs w:val="24"/>
        </w:rPr>
        <w:t>属性，具体如图</w:t>
      </w:r>
      <w:r w:rsidR="00C76B89">
        <w:rPr>
          <w:rFonts w:ascii="宋体" w:eastAsia="宋体" w:hAnsi="宋体" w:cs="宋体" w:hint="eastAsia"/>
          <w:sz w:val="24"/>
          <w:szCs w:val="24"/>
        </w:rPr>
        <w:t>4-13</w:t>
      </w:r>
      <w:r w:rsidR="00390CB1">
        <w:rPr>
          <w:rFonts w:ascii="宋体" w:eastAsia="宋体" w:hAnsi="宋体" w:cs="宋体" w:hint="eastAsia"/>
          <w:sz w:val="24"/>
          <w:szCs w:val="24"/>
        </w:rPr>
        <w:t>所示</w:t>
      </w:r>
      <w:r w:rsidR="00C76B89" w:rsidRPr="006D51AF">
        <w:rPr>
          <w:rFonts w:ascii="宋体" w:eastAsia="宋体" w:hAnsi="宋体" w:cs="宋体" w:hint="eastAsia"/>
          <w:sz w:val="24"/>
          <w:szCs w:val="24"/>
        </w:rPr>
        <w:t>。</w:t>
      </w:r>
    </w:p>
    <w:p w14:paraId="6E0BCAE1" w14:textId="77777777" w:rsidR="00C76B89" w:rsidRPr="009E7F68" w:rsidRDefault="00C76B89" w:rsidP="004379ED">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lastRenderedPageBreak/>
        <w:t>图4-13</w:t>
      </w:r>
      <w:r w:rsidR="00092C42">
        <w:rPr>
          <w:rFonts w:ascii="黑体" w:eastAsia="黑体" w:hAnsi="黑体" w:cs="黑体" w:hint="eastAsia"/>
          <w:sz w:val="18"/>
          <w:szCs w:val="18"/>
        </w:rPr>
        <w:t>回帖</w:t>
      </w:r>
      <w:r w:rsidRPr="009E7F68">
        <w:rPr>
          <w:rFonts w:ascii="黑体" w:eastAsia="黑体" w:hAnsi="黑体" w:cs="黑体" w:hint="eastAsia"/>
          <w:sz w:val="18"/>
          <w:szCs w:val="18"/>
        </w:rPr>
        <w:t>实体图</w:t>
      </w:r>
    </w:p>
    <w:p w14:paraId="5573161E" w14:textId="77777777" w:rsidR="00C76B89" w:rsidRPr="006D51AF" w:rsidRDefault="00A06C23" w:rsidP="003351C1">
      <w:pPr>
        <w:pStyle w:val="af3"/>
        <w:numPr>
          <w:ilvl w:val="0"/>
          <w:numId w:val="7"/>
        </w:numPr>
        <w:spacing w:line="360" w:lineRule="exact"/>
        <w:ind w:left="0" w:firstLineChars="0" w:firstLine="425"/>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25984" behindDoc="0" locked="0" layoutInCell="1" allowOverlap="1" wp14:anchorId="36118C0A" wp14:editId="5A363612">
            <wp:simplePos x="0" y="0"/>
            <wp:positionH relativeFrom="column">
              <wp:posOffset>1596244</wp:posOffset>
            </wp:positionH>
            <wp:positionV relativeFrom="paragraph">
              <wp:posOffset>460033</wp:posOffset>
            </wp:positionV>
            <wp:extent cx="2754630" cy="20726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多级评论实体图.png"/>
                    <pic:cNvPicPr/>
                  </pic:nvPicPr>
                  <pic:blipFill>
                    <a:blip r:embed="rId33">
                      <a:extLst>
                        <a:ext uri="{28A0092B-C50C-407E-A947-70E740481C1C}">
                          <a14:useLocalDpi xmlns:a14="http://schemas.microsoft.com/office/drawing/2010/main" val="0"/>
                        </a:ext>
                      </a:extLst>
                    </a:blip>
                    <a:stretch>
                      <a:fillRect/>
                    </a:stretch>
                  </pic:blipFill>
                  <pic:spPr>
                    <a:xfrm>
                      <a:off x="0" y="0"/>
                      <a:ext cx="2754630" cy="2072640"/>
                    </a:xfrm>
                    <a:prstGeom prst="rect">
                      <a:avLst/>
                    </a:prstGeom>
                  </pic:spPr>
                </pic:pic>
              </a:graphicData>
            </a:graphic>
            <wp14:sizeRelH relativeFrom="page">
              <wp14:pctWidth>0</wp14:pctWidth>
            </wp14:sizeRelH>
            <wp14:sizeRelV relativeFrom="page">
              <wp14:pctHeight>0</wp14:pctHeight>
            </wp14:sizeRelV>
          </wp:anchor>
        </w:drawing>
      </w:r>
      <w:r w:rsidR="00762A76">
        <w:rPr>
          <w:rFonts w:ascii="宋体" w:eastAsia="宋体" w:hAnsi="宋体" w:cs="宋体" w:hint="eastAsia"/>
          <w:sz w:val="24"/>
          <w:szCs w:val="24"/>
        </w:rPr>
        <w:t>多级评论</w:t>
      </w:r>
      <w:r w:rsidR="00C76B89" w:rsidRPr="006D51AF">
        <w:rPr>
          <w:rFonts w:ascii="宋体" w:eastAsia="宋体" w:hAnsi="宋体" w:cs="宋体" w:hint="eastAsia"/>
          <w:sz w:val="24"/>
          <w:szCs w:val="24"/>
        </w:rPr>
        <w:t>实体，具有</w:t>
      </w:r>
      <w:r w:rsidR="00762A76">
        <w:rPr>
          <w:rFonts w:ascii="宋体" w:eastAsia="宋体" w:hAnsi="宋体" w:cs="宋体" w:hint="eastAsia"/>
          <w:sz w:val="24"/>
          <w:szCs w:val="24"/>
        </w:rPr>
        <w:t>多级评论id、回帖id、评论正文、上一级id、评论类型、评论用户id、评论目标用户id、创建时间、更新时间</w:t>
      </w:r>
      <w:r w:rsidR="00C76B89" w:rsidRPr="006D51AF">
        <w:rPr>
          <w:rFonts w:ascii="宋体" w:eastAsia="宋体" w:hAnsi="宋体" w:cs="宋体" w:hint="eastAsia"/>
          <w:sz w:val="24"/>
          <w:szCs w:val="24"/>
        </w:rPr>
        <w:t>属性，具体如图</w:t>
      </w:r>
      <w:r w:rsidR="00C76B89">
        <w:rPr>
          <w:rFonts w:ascii="宋体" w:eastAsia="宋体" w:hAnsi="宋体" w:cs="宋体" w:hint="eastAsia"/>
          <w:sz w:val="24"/>
          <w:szCs w:val="24"/>
        </w:rPr>
        <w:t>4-14</w:t>
      </w:r>
      <w:r w:rsidR="00390CB1">
        <w:rPr>
          <w:rFonts w:ascii="宋体" w:eastAsia="宋体" w:hAnsi="宋体" w:cs="宋体" w:hint="eastAsia"/>
          <w:sz w:val="24"/>
          <w:szCs w:val="24"/>
        </w:rPr>
        <w:t>所示</w:t>
      </w:r>
      <w:r w:rsidR="00C76B89" w:rsidRPr="006D51AF">
        <w:rPr>
          <w:rFonts w:ascii="宋体" w:eastAsia="宋体" w:hAnsi="宋体" w:cs="宋体" w:hint="eastAsia"/>
          <w:sz w:val="24"/>
          <w:szCs w:val="24"/>
        </w:rPr>
        <w:t>。</w:t>
      </w:r>
    </w:p>
    <w:p w14:paraId="3B246AD2" w14:textId="77777777" w:rsidR="00C76B89" w:rsidRPr="009E7F68" w:rsidRDefault="00C76B89" w:rsidP="00A06C23">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图4-14</w:t>
      </w:r>
      <w:r w:rsidR="00A06C23">
        <w:rPr>
          <w:rFonts w:ascii="黑体" w:eastAsia="黑体" w:hAnsi="黑体" w:cs="黑体" w:hint="eastAsia"/>
          <w:sz w:val="18"/>
          <w:szCs w:val="18"/>
        </w:rPr>
        <w:t>多级评论</w:t>
      </w:r>
      <w:r w:rsidRPr="009E7F68">
        <w:rPr>
          <w:rFonts w:ascii="黑体" w:eastAsia="黑体" w:hAnsi="黑体" w:cs="黑体" w:hint="eastAsia"/>
          <w:sz w:val="18"/>
          <w:szCs w:val="18"/>
        </w:rPr>
        <w:t>实体图</w:t>
      </w:r>
    </w:p>
    <w:p w14:paraId="2F518BB6" w14:textId="77777777" w:rsidR="00930A25" w:rsidRPr="00930A25" w:rsidRDefault="00930A25" w:rsidP="00930A25">
      <w:pPr>
        <w:pStyle w:val="af3"/>
        <w:numPr>
          <w:ilvl w:val="0"/>
          <w:numId w:val="7"/>
        </w:numPr>
        <w:spacing w:line="360" w:lineRule="exact"/>
        <w:ind w:left="0" w:firstLineChars="0" w:firstLine="425"/>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74112" behindDoc="0" locked="0" layoutInCell="1" allowOverlap="1" wp14:anchorId="4C2050A9" wp14:editId="0EC3404F">
            <wp:simplePos x="0" y="0"/>
            <wp:positionH relativeFrom="column">
              <wp:posOffset>1350059</wp:posOffset>
            </wp:positionH>
            <wp:positionV relativeFrom="paragraph">
              <wp:posOffset>543218</wp:posOffset>
            </wp:positionV>
            <wp:extent cx="3059430" cy="231267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站内消息实体图.png"/>
                    <pic:cNvPicPr/>
                  </pic:nvPicPr>
                  <pic:blipFill>
                    <a:blip r:embed="rId34">
                      <a:extLst>
                        <a:ext uri="{28A0092B-C50C-407E-A947-70E740481C1C}">
                          <a14:useLocalDpi xmlns:a14="http://schemas.microsoft.com/office/drawing/2010/main" val="0"/>
                        </a:ext>
                      </a:extLst>
                    </a:blip>
                    <a:stretch>
                      <a:fillRect/>
                    </a:stretch>
                  </pic:blipFill>
                  <pic:spPr>
                    <a:xfrm>
                      <a:off x="0" y="0"/>
                      <a:ext cx="3059430" cy="2312670"/>
                    </a:xfrm>
                    <a:prstGeom prst="rect">
                      <a:avLst/>
                    </a:prstGeom>
                  </pic:spPr>
                </pic:pic>
              </a:graphicData>
            </a:graphic>
            <wp14:sizeRelH relativeFrom="page">
              <wp14:pctWidth>0</wp14:pctWidth>
            </wp14:sizeRelH>
            <wp14:sizeRelV relativeFrom="page">
              <wp14:pctHeight>0</wp14:pctHeight>
            </wp14:sizeRelV>
          </wp:anchor>
        </w:drawing>
      </w:r>
      <w:r w:rsidR="008913FE">
        <w:rPr>
          <w:rFonts w:ascii="宋体" w:eastAsia="宋体" w:hAnsi="宋体" w:cs="宋体" w:hint="eastAsia"/>
          <w:sz w:val="24"/>
          <w:szCs w:val="24"/>
        </w:rPr>
        <w:t>站内消息</w:t>
      </w:r>
      <w:r w:rsidR="008913FE" w:rsidRPr="008C0C8F">
        <w:rPr>
          <w:rFonts w:ascii="宋体" w:eastAsia="宋体" w:hAnsi="宋体" w:cs="宋体" w:hint="eastAsia"/>
          <w:sz w:val="24"/>
          <w:szCs w:val="24"/>
        </w:rPr>
        <w:t>实体，具有</w:t>
      </w:r>
      <w:r w:rsidR="008913FE">
        <w:rPr>
          <w:rFonts w:ascii="宋体" w:eastAsia="宋体" w:hAnsi="宋体" w:cs="宋体" w:hint="eastAsia"/>
          <w:sz w:val="24"/>
          <w:szCs w:val="24"/>
        </w:rPr>
        <w:t>消息id、消息题目、消息内容、来自于用户id、发送到用户id、消息类型、消息状态、创建时间、更新时间</w:t>
      </w:r>
      <w:r w:rsidR="008913FE" w:rsidRPr="008C0C8F">
        <w:rPr>
          <w:rFonts w:ascii="宋体" w:eastAsia="宋体" w:hAnsi="宋体" w:cs="宋体" w:hint="eastAsia"/>
          <w:sz w:val="24"/>
          <w:szCs w:val="24"/>
        </w:rPr>
        <w:t>属性，具体如图</w:t>
      </w:r>
      <w:r w:rsidR="008913FE">
        <w:rPr>
          <w:rFonts w:ascii="宋体" w:eastAsia="宋体" w:hAnsi="宋体" w:cs="宋体" w:hint="eastAsia"/>
          <w:sz w:val="24"/>
          <w:szCs w:val="24"/>
        </w:rPr>
        <w:t>4-16所示</w:t>
      </w:r>
      <w:r w:rsidR="008913FE" w:rsidRPr="008C0C8F">
        <w:rPr>
          <w:rFonts w:ascii="宋体" w:eastAsia="宋体" w:hAnsi="宋体" w:cs="宋体" w:hint="eastAsia"/>
          <w:sz w:val="24"/>
          <w:szCs w:val="24"/>
        </w:rPr>
        <w:t>。</w:t>
      </w:r>
    </w:p>
    <w:p w14:paraId="666980D5" w14:textId="77777777" w:rsidR="00930A25" w:rsidRDefault="00930A25" w:rsidP="00930A25">
      <w:pPr>
        <w:spacing w:beforeLines="50" w:before="143" w:afterLines="50" w:after="143"/>
        <w:jc w:val="center"/>
        <w:rPr>
          <w:rFonts w:ascii="黑体" w:eastAsia="黑体" w:hAnsi="黑体" w:cs="黑体"/>
          <w:sz w:val="18"/>
          <w:szCs w:val="18"/>
        </w:rPr>
      </w:pPr>
      <w:r w:rsidRPr="00930A25">
        <w:rPr>
          <w:rFonts w:ascii="黑体" w:eastAsia="黑体" w:hAnsi="黑体" w:cs="黑体" w:hint="eastAsia"/>
          <w:sz w:val="18"/>
          <w:szCs w:val="18"/>
        </w:rPr>
        <w:t>图4-16</w:t>
      </w:r>
      <w:r w:rsidRPr="00930A25">
        <w:rPr>
          <w:rFonts w:ascii="黑体" w:eastAsia="黑体" w:hAnsi="黑体" w:cs="黑体"/>
          <w:sz w:val="18"/>
          <w:szCs w:val="18"/>
        </w:rPr>
        <w:t xml:space="preserve"> </w:t>
      </w:r>
      <w:r>
        <w:rPr>
          <w:rFonts w:ascii="黑体" w:eastAsia="黑体" w:hAnsi="黑体" w:cs="黑体" w:hint="eastAsia"/>
          <w:sz w:val="18"/>
          <w:szCs w:val="18"/>
        </w:rPr>
        <w:t>站内消息</w:t>
      </w:r>
      <w:r w:rsidRPr="00930A25">
        <w:rPr>
          <w:rFonts w:ascii="黑体" w:eastAsia="黑体" w:hAnsi="黑体" w:cs="黑体" w:hint="eastAsia"/>
          <w:sz w:val="18"/>
          <w:szCs w:val="18"/>
        </w:rPr>
        <w:t>实体图</w:t>
      </w:r>
    </w:p>
    <w:p w14:paraId="788062A9" w14:textId="77777777" w:rsidR="00930A25" w:rsidRPr="00930A25" w:rsidRDefault="00930A25" w:rsidP="006A5B8B">
      <w:pPr>
        <w:pStyle w:val="af3"/>
        <w:numPr>
          <w:ilvl w:val="0"/>
          <w:numId w:val="7"/>
        </w:numPr>
        <w:spacing w:line="360" w:lineRule="exact"/>
        <w:ind w:left="284" w:firstLineChars="0" w:firstLine="425"/>
        <w:rPr>
          <w:rFonts w:ascii="宋体" w:eastAsia="宋体" w:hAnsi="宋体" w:cs="宋体"/>
          <w:sz w:val="24"/>
          <w:szCs w:val="24"/>
        </w:rPr>
      </w:pPr>
      <w:r>
        <w:rPr>
          <w:rFonts w:ascii="宋体" w:eastAsia="宋体" w:hAnsi="宋体" w:cs="宋体"/>
          <w:noProof/>
          <w:sz w:val="24"/>
          <w:szCs w:val="24"/>
        </w:rPr>
        <w:drawing>
          <wp:anchor distT="0" distB="0" distL="114300" distR="114300" simplePos="0" relativeHeight="251676160" behindDoc="0" locked="0" layoutInCell="1" allowOverlap="1" wp14:anchorId="7386D32A" wp14:editId="165FE281">
            <wp:simplePos x="0" y="0"/>
            <wp:positionH relativeFrom="column">
              <wp:posOffset>1285582</wp:posOffset>
            </wp:positionH>
            <wp:positionV relativeFrom="paragraph">
              <wp:posOffset>536136</wp:posOffset>
            </wp:positionV>
            <wp:extent cx="3375660" cy="22415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站内消息日志实体图.png"/>
                    <pic:cNvPicPr/>
                  </pic:nvPicPr>
                  <pic:blipFill>
                    <a:blip r:embed="rId35">
                      <a:extLst>
                        <a:ext uri="{28A0092B-C50C-407E-A947-70E740481C1C}">
                          <a14:useLocalDpi xmlns:a14="http://schemas.microsoft.com/office/drawing/2010/main" val="0"/>
                        </a:ext>
                      </a:extLst>
                    </a:blip>
                    <a:stretch>
                      <a:fillRect/>
                    </a:stretch>
                  </pic:blipFill>
                  <pic:spPr>
                    <a:xfrm>
                      <a:off x="0" y="0"/>
                      <a:ext cx="3375660" cy="224155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sz w:val="24"/>
          <w:szCs w:val="24"/>
        </w:rPr>
        <w:t>站内消息日志实体：具有日志id、消息id、创建时间属性。具体如图4-17所示。</w:t>
      </w:r>
    </w:p>
    <w:p w14:paraId="7055F430" w14:textId="77777777" w:rsidR="00930A25" w:rsidRPr="00CF3157" w:rsidRDefault="00930A25" w:rsidP="00CF3157">
      <w:pPr>
        <w:spacing w:beforeLines="50" w:before="143" w:afterLines="50" w:after="143"/>
        <w:jc w:val="center"/>
        <w:rPr>
          <w:rFonts w:ascii="黑体" w:eastAsia="黑体" w:hAnsi="黑体" w:cs="黑体"/>
          <w:sz w:val="18"/>
          <w:szCs w:val="18"/>
        </w:rPr>
      </w:pPr>
      <w:r w:rsidRPr="00930A25">
        <w:rPr>
          <w:rFonts w:ascii="黑体" w:eastAsia="黑体" w:hAnsi="黑体" w:cs="黑体" w:hint="eastAsia"/>
          <w:sz w:val="18"/>
          <w:szCs w:val="18"/>
        </w:rPr>
        <w:lastRenderedPageBreak/>
        <w:t>图4-1</w:t>
      </w:r>
      <w:r>
        <w:rPr>
          <w:rFonts w:ascii="黑体" w:eastAsia="黑体" w:hAnsi="黑体" w:cs="黑体" w:hint="eastAsia"/>
          <w:sz w:val="18"/>
          <w:szCs w:val="18"/>
        </w:rPr>
        <w:t>7</w:t>
      </w:r>
      <w:r w:rsidRPr="00930A25">
        <w:rPr>
          <w:rFonts w:ascii="黑体" w:eastAsia="黑体" w:hAnsi="黑体" w:cs="黑体"/>
          <w:sz w:val="18"/>
          <w:szCs w:val="18"/>
        </w:rPr>
        <w:t xml:space="preserve"> </w:t>
      </w:r>
      <w:r>
        <w:rPr>
          <w:rFonts w:ascii="黑体" w:eastAsia="黑体" w:hAnsi="黑体" w:cs="黑体" w:hint="eastAsia"/>
          <w:sz w:val="18"/>
          <w:szCs w:val="18"/>
        </w:rPr>
        <w:t>站内消息日志</w:t>
      </w:r>
      <w:r w:rsidRPr="00930A25">
        <w:rPr>
          <w:rFonts w:ascii="黑体" w:eastAsia="黑体" w:hAnsi="黑体" w:cs="黑体" w:hint="eastAsia"/>
          <w:sz w:val="18"/>
          <w:szCs w:val="18"/>
        </w:rPr>
        <w:t>实体图</w:t>
      </w:r>
    </w:p>
    <w:p w14:paraId="2C85CCF3" w14:textId="7D70B6B1" w:rsidR="004E6FE4" w:rsidRDefault="004E6FE4" w:rsidP="00007E85">
      <w:pPr>
        <w:pStyle w:val="aff6"/>
        <w:ind w:firstLine="480"/>
      </w:pPr>
      <w:r>
        <w:rPr>
          <w:rFonts w:hint="eastAsia"/>
        </w:rPr>
        <w:t>以上是所有实体图，其中用户和关注粉丝实体是一对一关系</w:t>
      </w:r>
      <w:r w:rsidR="006A5B8B">
        <w:rPr>
          <w:rFonts w:hint="eastAsia"/>
        </w:rPr>
        <w:t>、用户和用户粉丝是一对一关系</w:t>
      </w:r>
      <w:r>
        <w:rPr>
          <w:rFonts w:hint="eastAsia"/>
        </w:rPr>
        <w:t>，用户和帖子实体、收藏实体、回帖实体、多级评论实体、消息实体、消息日志实体、板块实体均为一对多关系。帖子和帖子类型为多对多关系。</w:t>
      </w:r>
    </w:p>
    <w:p w14:paraId="24145554" w14:textId="77777777" w:rsidR="00C76B89" w:rsidRPr="008F2055" w:rsidRDefault="008F2055" w:rsidP="008F2055">
      <w:pPr>
        <w:spacing w:line="360" w:lineRule="exact"/>
        <w:ind w:firstLineChars="200" w:firstLine="420"/>
        <w:rPr>
          <w:rFonts w:ascii="宋体" w:eastAsia="宋体" w:hAnsi="宋体" w:cs="宋体"/>
          <w:sz w:val="24"/>
          <w:szCs w:val="24"/>
        </w:rPr>
      </w:pPr>
      <w:r>
        <w:rPr>
          <w:noProof/>
        </w:rPr>
        <w:drawing>
          <wp:anchor distT="0" distB="0" distL="114300" distR="114300" simplePos="0" relativeHeight="251646464" behindDoc="0" locked="0" layoutInCell="1" allowOverlap="1" wp14:anchorId="7781263B" wp14:editId="30A4AE8E">
            <wp:simplePos x="0" y="0"/>
            <wp:positionH relativeFrom="column">
              <wp:posOffset>-90170</wp:posOffset>
            </wp:positionH>
            <wp:positionV relativeFrom="paragraph">
              <wp:posOffset>351790</wp:posOffset>
            </wp:positionV>
            <wp:extent cx="5939790" cy="4460875"/>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9790" cy="4460875"/>
                    </a:xfrm>
                    <a:prstGeom prst="rect">
                      <a:avLst/>
                    </a:prstGeom>
                  </pic:spPr>
                </pic:pic>
              </a:graphicData>
            </a:graphic>
            <wp14:sizeRelH relativeFrom="page">
              <wp14:pctWidth>0</wp14:pctWidth>
            </wp14:sizeRelH>
            <wp14:sizeRelV relativeFrom="page">
              <wp14:pctHeight>0</wp14:pctHeight>
            </wp14:sizeRelV>
          </wp:anchor>
        </w:drawing>
      </w:r>
      <w:r w:rsidR="00C76B89">
        <w:rPr>
          <w:rFonts w:ascii="宋体" w:eastAsia="宋体" w:hAnsi="宋体" w:cs="宋体"/>
          <w:sz w:val="24"/>
          <w:szCs w:val="24"/>
        </w:rPr>
        <w:t>具体关系如图</w:t>
      </w:r>
      <w:r w:rsidR="00C76B89">
        <w:rPr>
          <w:rFonts w:ascii="宋体" w:eastAsia="宋体" w:hAnsi="宋体" w:cs="宋体" w:hint="eastAsia"/>
          <w:sz w:val="24"/>
          <w:szCs w:val="24"/>
        </w:rPr>
        <w:t>4-1</w:t>
      </w:r>
      <w:r w:rsidR="004E6FE4">
        <w:rPr>
          <w:rFonts w:ascii="宋体" w:eastAsia="宋体" w:hAnsi="宋体" w:cs="宋体" w:hint="eastAsia"/>
          <w:sz w:val="24"/>
          <w:szCs w:val="24"/>
        </w:rPr>
        <w:t>8</w:t>
      </w:r>
      <w:r w:rsidR="00390CB1">
        <w:rPr>
          <w:rFonts w:ascii="宋体" w:eastAsia="宋体" w:hAnsi="宋体" w:cs="宋体" w:hint="eastAsia"/>
          <w:sz w:val="24"/>
          <w:szCs w:val="24"/>
        </w:rPr>
        <w:t>所示</w:t>
      </w:r>
      <w:r w:rsidR="00C76B89" w:rsidRPr="008C0C8F">
        <w:rPr>
          <w:rFonts w:ascii="宋体" w:eastAsia="宋体" w:hAnsi="宋体" w:cs="宋体" w:hint="eastAsia"/>
          <w:sz w:val="24"/>
          <w:szCs w:val="24"/>
        </w:rPr>
        <w:t>。</w:t>
      </w:r>
    </w:p>
    <w:p w14:paraId="3B1A4332" w14:textId="77777777" w:rsidR="00C76B89" w:rsidRDefault="00C76B89" w:rsidP="00EB3037">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图4-1</w:t>
      </w:r>
      <w:r w:rsidR="003E318C">
        <w:rPr>
          <w:rFonts w:ascii="黑体" w:hAnsi="黑体" w:cs="黑体" w:hint="eastAsia"/>
          <w:sz w:val="18"/>
          <w:szCs w:val="18"/>
        </w:rPr>
        <w:t>8</w:t>
      </w:r>
      <w:r w:rsidRPr="009E7F68">
        <w:rPr>
          <w:rFonts w:ascii="黑体" w:hAnsi="黑体" w:cs="黑体" w:hint="eastAsia"/>
          <w:sz w:val="18"/>
          <w:szCs w:val="18"/>
        </w:rPr>
        <w:t>概念结构设计图</w:t>
      </w:r>
    </w:p>
    <w:p w14:paraId="79909A2B" w14:textId="77777777" w:rsidR="00AE6D56" w:rsidRPr="00AE6D56" w:rsidRDefault="00AE6D56" w:rsidP="00AE6D56"/>
    <w:p w14:paraId="3B776EFD" w14:textId="77777777" w:rsidR="00C76B89" w:rsidRPr="000740F3" w:rsidRDefault="00C76B89" w:rsidP="001B6365">
      <w:pPr>
        <w:pStyle w:val="3"/>
        <w:spacing w:beforeLines="100" w:before="286" w:afterLines="100" w:after="286" w:line="360" w:lineRule="exact"/>
        <w:jc w:val="left"/>
        <w:rPr>
          <w:rFonts w:ascii="黑体" w:eastAsia="黑体" w:hAnsi="黑体"/>
          <w:b w:val="0"/>
          <w:sz w:val="24"/>
          <w:szCs w:val="24"/>
        </w:rPr>
      </w:pPr>
      <w:bookmarkStart w:id="77" w:name="_Toc483089466"/>
      <w:bookmarkStart w:id="78" w:name="_Toc40901004"/>
      <w:r w:rsidRPr="000740F3">
        <w:rPr>
          <w:rFonts w:ascii="黑体" w:eastAsia="黑体" w:hAnsi="黑体" w:hint="eastAsia"/>
          <w:b w:val="0"/>
          <w:sz w:val="24"/>
          <w:szCs w:val="24"/>
        </w:rPr>
        <w:t>4.3.</w:t>
      </w:r>
      <w:r w:rsidR="001B6365">
        <w:rPr>
          <w:rFonts w:ascii="黑体" w:eastAsia="黑体" w:hAnsi="黑体" w:hint="eastAsia"/>
          <w:b w:val="0"/>
          <w:sz w:val="24"/>
          <w:szCs w:val="24"/>
        </w:rPr>
        <w:t>2</w:t>
      </w:r>
      <w:r w:rsidR="0012672D">
        <w:rPr>
          <w:rFonts w:ascii="黑体" w:eastAsia="黑体" w:hAnsi="黑体" w:hint="eastAsia"/>
          <w:b w:val="0"/>
          <w:sz w:val="24"/>
          <w:szCs w:val="24"/>
        </w:rPr>
        <w:t xml:space="preserve"> </w:t>
      </w:r>
      <w:r w:rsidRPr="000740F3">
        <w:rPr>
          <w:rFonts w:ascii="黑体" w:eastAsia="黑体" w:hAnsi="黑体" w:hint="eastAsia"/>
          <w:b w:val="0"/>
          <w:sz w:val="24"/>
          <w:szCs w:val="24"/>
        </w:rPr>
        <w:t>物理结构设计</w:t>
      </w:r>
      <w:bookmarkEnd w:id="77"/>
      <w:bookmarkEnd w:id="78"/>
    </w:p>
    <w:p w14:paraId="6FE9B40D" w14:textId="77777777" w:rsidR="00C76B89" w:rsidRDefault="00C76B89" w:rsidP="00007E85">
      <w:pPr>
        <w:pStyle w:val="aff6"/>
        <w:ind w:firstLine="480"/>
      </w:pPr>
      <w:r>
        <w:t>根据</w:t>
      </w:r>
      <w:r w:rsidR="00860599">
        <w:t>系统各</w:t>
      </w:r>
      <w:r w:rsidR="00860599">
        <w:rPr>
          <w:rFonts w:hint="eastAsia"/>
        </w:rPr>
        <w:t>实体属性</w:t>
      </w:r>
      <w:r>
        <w:rPr>
          <w:rFonts w:hint="eastAsia"/>
        </w:rPr>
        <w:t>分析，</w:t>
      </w:r>
      <w:r w:rsidR="00860599">
        <w:rPr>
          <w:rFonts w:hint="eastAsia"/>
        </w:rPr>
        <w:t>一</w:t>
      </w:r>
      <w:r>
        <w:rPr>
          <w:rFonts w:hint="eastAsia"/>
        </w:rPr>
        <w:t>共设计了</w:t>
      </w:r>
      <w:r w:rsidR="007F22D2" w:rsidRPr="00C159D4">
        <w:rPr>
          <w:rFonts w:hint="eastAsia"/>
        </w:rPr>
        <w:t>用户</w:t>
      </w:r>
      <w:r w:rsidR="007F22D2">
        <w:rPr>
          <w:rFonts w:hint="eastAsia"/>
        </w:rPr>
        <w:t>表</w:t>
      </w:r>
      <w:r w:rsidR="007F22D2" w:rsidRPr="00C159D4">
        <w:rPr>
          <w:rFonts w:hint="eastAsia"/>
        </w:rPr>
        <w:t>、</w:t>
      </w:r>
      <w:r w:rsidR="007F22D2">
        <w:rPr>
          <w:rFonts w:hint="eastAsia"/>
        </w:rPr>
        <w:t>板块表</w:t>
      </w:r>
      <w:r w:rsidR="007F22D2" w:rsidRPr="00C159D4">
        <w:rPr>
          <w:rFonts w:hint="eastAsia"/>
        </w:rPr>
        <w:t>、</w:t>
      </w:r>
      <w:r w:rsidR="007F22D2">
        <w:rPr>
          <w:rFonts w:hint="eastAsia"/>
        </w:rPr>
        <w:t>帖子表</w:t>
      </w:r>
      <w:r w:rsidR="007F22D2" w:rsidRPr="00C159D4">
        <w:rPr>
          <w:rFonts w:hint="eastAsia"/>
        </w:rPr>
        <w:t>、</w:t>
      </w:r>
      <w:r w:rsidR="007F22D2">
        <w:rPr>
          <w:rFonts w:hint="eastAsia"/>
        </w:rPr>
        <w:t>帖子类型表</w:t>
      </w:r>
      <w:r w:rsidR="007F22D2" w:rsidRPr="00C159D4">
        <w:rPr>
          <w:rFonts w:hint="eastAsia"/>
        </w:rPr>
        <w:t>、</w:t>
      </w:r>
      <w:r w:rsidR="007F22D2">
        <w:rPr>
          <w:rFonts w:hint="eastAsia"/>
        </w:rPr>
        <w:t>帖子类型和帖子映射表、收藏表</w:t>
      </w:r>
      <w:r w:rsidR="007F22D2" w:rsidRPr="00C159D4">
        <w:rPr>
          <w:rFonts w:hint="eastAsia"/>
        </w:rPr>
        <w:t>、</w:t>
      </w:r>
      <w:r w:rsidR="007F22D2">
        <w:rPr>
          <w:rFonts w:hint="eastAsia"/>
        </w:rPr>
        <w:t>回帖表</w:t>
      </w:r>
      <w:r w:rsidR="007F22D2" w:rsidRPr="00C159D4">
        <w:rPr>
          <w:rFonts w:hint="eastAsia"/>
        </w:rPr>
        <w:t>、</w:t>
      </w:r>
      <w:r w:rsidR="007F22D2">
        <w:rPr>
          <w:rFonts w:hint="eastAsia"/>
        </w:rPr>
        <w:t>多级评论表</w:t>
      </w:r>
      <w:r w:rsidR="007F22D2" w:rsidRPr="00C159D4">
        <w:rPr>
          <w:rFonts w:hint="eastAsia"/>
        </w:rPr>
        <w:t>、</w:t>
      </w:r>
      <w:r w:rsidR="007F22D2">
        <w:rPr>
          <w:rFonts w:hint="eastAsia"/>
        </w:rPr>
        <w:t>关注和粉丝表、站内消息表、站内消息日志表共</w:t>
      </w:r>
      <w:r w:rsidR="00860599">
        <w:rPr>
          <w:rFonts w:hint="eastAsia"/>
        </w:rPr>
        <w:t>1</w:t>
      </w:r>
      <w:r w:rsidR="007F22D2">
        <w:rPr>
          <w:rFonts w:hint="eastAsia"/>
        </w:rPr>
        <w:t>1</w:t>
      </w:r>
      <w:r w:rsidR="00860599">
        <w:rPr>
          <w:rFonts w:hint="eastAsia"/>
        </w:rPr>
        <w:t>个</w:t>
      </w:r>
      <w:r w:rsidRPr="000A30B4">
        <w:rPr>
          <w:rFonts w:hint="eastAsia"/>
        </w:rPr>
        <w:t>数据库表。</w:t>
      </w:r>
    </w:p>
    <w:p w14:paraId="73AD563F" w14:textId="77777777" w:rsidR="00591792" w:rsidRDefault="007F22D2" w:rsidP="00591792">
      <w:pPr>
        <w:pStyle w:val="af3"/>
        <w:numPr>
          <w:ilvl w:val="0"/>
          <w:numId w:val="11"/>
        </w:numPr>
        <w:spacing w:line="360" w:lineRule="exact"/>
        <w:ind w:left="0" w:firstLineChars="0" w:firstLine="426"/>
        <w:rPr>
          <w:rFonts w:ascii="宋体" w:eastAsia="宋体" w:hAnsi="宋体" w:cs="宋体"/>
          <w:sz w:val="24"/>
          <w:szCs w:val="24"/>
        </w:rPr>
      </w:pPr>
      <w:r w:rsidRPr="00C159D4">
        <w:rPr>
          <w:rFonts w:ascii="宋体" w:eastAsia="宋体" w:hAnsi="宋体" w:cs="宋体" w:hint="eastAsia"/>
          <w:sz w:val="24"/>
          <w:szCs w:val="24"/>
        </w:rPr>
        <w:t>用户</w:t>
      </w:r>
      <w:r>
        <w:rPr>
          <w:rFonts w:ascii="宋体" w:eastAsia="宋体" w:hAnsi="宋体" w:cs="宋体" w:hint="eastAsia"/>
          <w:sz w:val="24"/>
          <w:szCs w:val="24"/>
        </w:rPr>
        <w:t>表</w:t>
      </w:r>
      <w:bookmarkStart w:id="79" w:name="_Hlk40261036"/>
      <w:r w:rsidRPr="007F22D2">
        <w:rPr>
          <w:rFonts w:ascii="宋体" w:eastAsia="宋体" w:hAnsi="宋体" w:cs="宋体"/>
          <w:sz w:val="24"/>
          <w:szCs w:val="24"/>
        </w:rPr>
        <w:t>t_user_info</w:t>
      </w:r>
      <w:bookmarkEnd w:id="79"/>
      <w:r w:rsidR="00591792" w:rsidRPr="00426CA9">
        <w:rPr>
          <w:rFonts w:ascii="宋体" w:eastAsia="宋体" w:hAnsi="宋体" w:cs="宋体" w:hint="eastAsia"/>
          <w:sz w:val="24"/>
          <w:szCs w:val="24"/>
        </w:rPr>
        <w:t>：</w:t>
      </w:r>
      <w:r>
        <w:rPr>
          <w:rFonts w:ascii="宋体" w:eastAsia="宋体" w:hAnsi="宋体" w:cs="宋体" w:hint="eastAsia"/>
          <w:sz w:val="24"/>
          <w:szCs w:val="24"/>
        </w:rPr>
        <w:t>用来存放用户信息</w:t>
      </w:r>
      <w:r w:rsidR="00591792">
        <w:rPr>
          <w:rFonts w:ascii="宋体" w:eastAsia="宋体" w:hAnsi="宋体" w:cs="宋体" w:hint="eastAsia"/>
          <w:sz w:val="24"/>
          <w:szCs w:val="24"/>
        </w:rPr>
        <w:t>，</w:t>
      </w:r>
      <w:r>
        <w:rPr>
          <w:rFonts w:ascii="宋体" w:eastAsia="宋体" w:hAnsi="宋体" w:cs="宋体" w:hint="eastAsia"/>
          <w:sz w:val="24"/>
          <w:szCs w:val="24"/>
        </w:rPr>
        <w:t>主要</w:t>
      </w:r>
      <w:r w:rsidR="00591792">
        <w:rPr>
          <w:rFonts w:ascii="宋体" w:eastAsia="宋体" w:hAnsi="宋体" w:cs="宋体" w:hint="eastAsia"/>
          <w:sz w:val="24"/>
          <w:szCs w:val="24"/>
        </w:rPr>
        <w:t>有</w:t>
      </w:r>
      <w:r>
        <w:rPr>
          <w:rFonts w:ascii="宋体" w:eastAsia="宋体" w:hAnsi="宋体" w:cs="宋体" w:hint="eastAsia"/>
          <w:sz w:val="24"/>
          <w:szCs w:val="24"/>
        </w:rPr>
        <w:t>user</w:t>
      </w:r>
      <w:r>
        <w:rPr>
          <w:rFonts w:ascii="宋体" w:eastAsia="宋体" w:hAnsi="宋体" w:cs="宋体"/>
          <w:sz w:val="24"/>
          <w:szCs w:val="24"/>
        </w:rPr>
        <w:t>_id</w:t>
      </w:r>
      <w:r w:rsidR="00591792">
        <w:rPr>
          <w:rFonts w:ascii="宋体" w:eastAsia="宋体" w:hAnsi="宋体" w:cs="宋体" w:hint="eastAsia"/>
          <w:sz w:val="24"/>
          <w:szCs w:val="24"/>
        </w:rPr>
        <w:t>，</w:t>
      </w:r>
      <w:r>
        <w:rPr>
          <w:rFonts w:ascii="宋体" w:eastAsia="宋体" w:hAnsi="宋体" w:cs="宋体"/>
          <w:sz w:val="24"/>
          <w:szCs w:val="24"/>
        </w:rPr>
        <w:t>user</w:t>
      </w:r>
      <w:r w:rsidR="00D92188">
        <w:rPr>
          <w:rFonts w:ascii="宋体" w:eastAsia="宋体" w:hAnsi="宋体" w:cs="宋体" w:hint="eastAsia"/>
          <w:sz w:val="24"/>
          <w:szCs w:val="24"/>
        </w:rPr>
        <w:t>_name</w:t>
      </w:r>
      <w:r w:rsidR="00591792">
        <w:rPr>
          <w:rFonts w:ascii="宋体" w:eastAsia="宋体" w:hAnsi="宋体" w:cs="宋体" w:hint="eastAsia"/>
          <w:sz w:val="24"/>
          <w:szCs w:val="24"/>
        </w:rPr>
        <w:t>等字段，具体如表4-1所示。</w:t>
      </w:r>
    </w:p>
    <w:p w14:paraId="5BD2B515" w14:textId="77777777" w:rsidR="00591792" w:rsidRPr="009E7F68" w:rsidRDefault="00591792" w:rsidP="00EB3037">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 xml:space="preserve">表4-1 </w:t>
      </w:r>
      <w:r w:rsidR="00477004" w:rsidRPr="00477004">
        <w:rPr>
          <w:rFonts w:ascii="黑体" w:hAnsi="黑体" w:cs="黑体"/>
          <w:sz w:val="18"/>
          <w:szCs w:val="18"/>
        </w:rPr>
        <w:t>t_user_info</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77"/>
        <w:gridCol w:w="2137"/>
        <w:gridCol w:w="1797"/>
        <w:gridCol w:w="3617"/>
      </w:tblGrid>
      <w:tr w:rsidR="00591792" w14:paraId="1734B12F" w14:textId="77777777" w:rsidTr="00D92188">
        <w:trPr>
          <w:trHeight w:val="309"/>
          <w:jc w:val="center"/>
        </w:trPr>
        <w:tc>
          <w:tcPr>
            <w:tcW w:w="1377" w:type="dxa"/>
            <w:tcBorders>
              <w:bottom w:val="single" w:sz="8" w:space="0" w:color="auto"/>
            </w:tcBorders>
          </w:tcPr>
          <w:p w14:paraId="3D79CCC2" w14:textId="77777777" w:rsidR="00591792" w:rsidRDefault="00591792" w:rsidP="00591792">
            <w:pPr>
              <w:rPr>
                <w:sz w:val="18"/>
                <w:szCs w:val="18"/>
              </w:rPr>
            </w:pPr>
            <w:r>
              <w:rPr>
                <w:rFonts w:hint="eastAsia"/>
                <w:sz w:val="18"/>
                <w:szCs w:val="18"/>
              </w:rPr>
              <w:t>属性名</w:t>
            </w:r>
          </w:p>
        </w:tc>
        <w:tc>
          <w:tcPr>
            <w:tcW w:w="2137" w:type="dxa"/>
            <w:tcBorders>
              <w:bottom w:val="single" w:sz="8" w:space="0" w:color="auto"/>
            </w:tcBorders>
          </w:tcPr>
          <w:p w14:paraId="04B0F80F" w14:textId="77777777" w:rsidR="00591792" w:rsidRDefault="00591792" w:rsidP="00591792">
            <w:pPr>
              <w:rPr>
                <w:sz w:val="18"/>
                <w:szCs w:val="18"/>
              </w:rPr>
            </w:pPr>
            <w:r>
              <w:rPr>
                <w:rFonts w:hint="eastAsia"/>
                <w:sz w:val="18"/>
                <w:szCs w:val="18"/>
              </w:rPr>
              <w:t>属性描述</w:t>
            </w:r>
          </w:p>
        </w:tc>
        <w:tc>
          <w:tcPr>
            <w:tcW w:w="1797" w:type="dxa"/>
            <w:tcBorders>
              <w:bottom w:val="single" w:sz="8" w:space="0" w:color="auto"/>
            </w:tcBorders>
          </w:tcPr>
          <w:p w14:paraId="1429192A" w14:textId="77777777" w:rsidR="00591792" w:rsidRDefault="00591792" w:rsidP="00591792">
            <w:pPr>
              <w:rPr>
                <w:sz w:val="18"/>
                <w:szCs w:val="18"/>
              </w:rPr>
            </w:pPr>
            <w:r>
              <w:rPr>
                <w:rFonts w:hint="eastAsia"/>
                <w:sz w:val="18"/>
                <w:szCs w:val="18"/>
              </w:rPr>
              <w:t>属性类型</w:t>
            </w:r>
          </w:p>
        </w:tc>
        <w:tc>
          <w:tcPr>
            <w:tcW w:w="3617" w:type="dxa"/>
            <w:tcBorders>
              <w:bottom w:val="single" w:sz="8" w:space="0" w:color="auto"/>
            </w:tcBorders>
          </w:tcPr>
          <w:p w14:paraId="07B71F34" w14:textId="77777777" w:rsidR="00591792" w:rsidRDefault="00591792" w:rsidP="00591792">
            <w:pPr>
              <w:rPr>
                <w:sz w:val="18"/>
                <w:szCs w:val="18"/>
              </w:rPr>
            </w:pPr>
            <w:r>
              <w:rPr>
                <w:rFonts w:hint="eastAsia"/>
                <w:sz w:val="18"/>
                <w:szCs w:val="18"/>
              </w:rPr>
              <w:t>约束</w:t>
            </w:r>
          </w:p>
        </w:tc>
      </w:tr>
      <w:tr w:rsidR="00591792" w14:paraId="4CCF8D3D" w14:textId="77777777" w:rsidTr="00D92188">
        <w:trPr>
          <w:trHeight w:val="309"/>
          <w:jc w:val="center"/>
        </w:trPr>
        <w:tc>
          <w:tcPr>
            <w:tcW w:w="1377" w:type="dxa"/>
            <w:tcBorders>
              <w:top w:val="single" w:sz="8" w:space="0" w:color="auto"/>
            </w:tcBorders>
          </w:tcPr>
          <w:p w14:paraId="5B7E20C1" w14:textId="77777777" w:rsidR="00591792" w:rsidRDefault="00477004" w:rsidP="00591792">
            <w:pPr>
              <w:rPr>
                <w:rFonts w:ascii="宋体" w:hAnsi="宋体" w:cs="宋体"/>
                <w:sz w:val="18"/>
                <w:szCs w:val="18"/>
              </w:rPr>
            </w:pPr>
            <w:r w:rsidRPr="00477004">
              <w:rPr>
                <w:rFonts w:ascii="宋体" w:hAnsi="宋体" w:cs="宋体"/>
                <w:sz w:val="18"/>
                <w:szCs w:val="18"/>
              </w:rPr>
              <w:lastRenderedPageBreak/>
              <w:t>user_id</w:t>
            </w:r>
          </w:p>
        </w:tc>
        <w:tc>
          <w:tcPr>
            <w:tcW w:w="2137" w:type="dxa"/>
            <w:tcBorders>
              <w:top w:val="single" w:sz="8" w:space="0" w:color="auto"/>
            </w:tcBorders>
          </w:tcPr>
          <w:p w14:paraId="10BB6D4C" w14:textId="77777777" w:rsidR="00591792" w:rsidRDefault="00477004" w:rsidP="00591792">
            <w:pPr>
              <w:rPr>
                <w:rFonts w:ascii="宋体" w:hAnsi="宋体" w:cs="宋体"/>
                <w:sz w:val="18"/>
                <w:szCs w:val="18"/>
              </w:rPr>
            </w:pPr>
            <w:r>
              <w:rPr>
                <w:rFonts w:ascii="宋体" w:hAnsi="宋体" w:cs="宋体" w:hint="eastAsia"/>
                <w:sz w:val="18"/>
                <w:szCs w:val="18"/>
              </w:rPr>
              <w:t>用户id</w:t>
            </w:r>
          </w:p>
        </w:tc>
        <w:tc>
          <w:tcPr>
            <w:tcW w:w="1797" w:type="dxa"/>
            <w:tcBorders>
              <w:top w:val="single" w:sz="8" w:space="0" w:color="auto"/>
            </w:tcBorders>
          </w:tcPr>
          <w:p w14:paraId="015CC6A5" w14:textId="77777777" w:rsidR="00591792" w:rsidRDefault="00477004" w:rsidP="00591792">
            <w:pPr>
              <w:rPr>
                <w:rFonts w:ascii="宋体" w:hAnsi="宋体" w:cs="宋体"/>
                <w:sz w:val="18"/>
                <w:szCs w:val="18"/>
              </w:rPr>
            </w:pPr>
            <w:r w:rsidRPr="00477004">
              <w:rPr>
                <w:rFonts w:ascii="宋体" w:hAnsi="宋体" w:cs="宋体"/>
                <w:sz w:val="18"/>
                <w:szCs w:val="18"/>
              </w:rPr>
              <w:t>int(11)</w:t>
            </w:r>
          </w:p>
        </w:tc>
        <w:tc>
          <w:tcPr>
            <w:tcW w:w="3617" w:type="dxa"/>
            <w:tcBorders>
              <w:top w:val="single" w:sz="8" w:space="0" w:color="auto"/>
            </w:tcBorders>
          </w:tcPr>
          <w:p w14:paraId="5F3D46BC" w14:textId="77777777" w:rsidR="00591792" w:rsidRDefault="00591792" w:rsidP="00591792">
            <w:pPr>
              <w:rPr>
                <w:rFonts w:ascii="宋体" w:hAnsi="宋体" w:cs="宋体"/>
                <w:sz w:val="18"/>
                <w:szCs w:val="18"/>
              </w:rPr>
            </w:pPr>
            <w:r>
              <w:rPr>
                <w:rFonts w:ascii="宋体" w:hAnsi="宋体" w:cs="宋体" w:hint="eastAsia"/>
                <w:sz w:val="18"/>
                <w:szCs w:val="18"/>
              </w:rPr>
              <w:t>primary key</w:t>
            </w:r>
            <w:r w:rsidR="00477004">
              <w:rPr>
                <w:rFonts w:ascii="宋体" w:hAnsi="宋体" w:cs="宋体"/>
                <w:sz w:val="18"/>
                <w:szCs w:val="18"/>
              </w:rPr>
              <w:t xml:space="preserve"> </w:t>
            </w:r>
            <w:r w:rsidR="00477004" w:rsidRPr="00477004">
              <w:rPr>
                <w:rFonts w:ascii="宋体" w:hAnsi="宋体" w:cs="宋体"/>
                <w:sz w:val="18"/>
                <w:szCs w:val="18"/>
              </w:rPr>
              <w:t xml:space="preserve"> NOT NULL AUTO_INCREMENT</w:t>
            </w:r>
          </w:p>
        </w:tc>
      </w:tr>
      <w:tr w:rsidR="00591792" w14:paraId="30CD7872" w14:textId="77777777" w:rsidTr="00007E85">
        <w:trPr>
          <w:trHeight w:val="283"/>
          <w:jc w:val="center"/>
        </w:trPr>
        <w:tc>
          <w:tcPr>
            <w:tcW w:w="1377" w:type="dxa"/>
          </w:tcPr>
          <w:p w14:paraId="516A3487" w14:textId="77777777" w:rsidR="00591792" w:rsidRDefault="003654D8" w:rsidP="00591792">
            <w:pPr>
              <w:rPr>
                <w:rFonts w:ascii="宋体" w:hAnsi="宋体" w:cs="宋体"/>
                <w:sz w:val="18"/>
                <w:szCs w:val="18"/>
              </w:rPr>
            </w:pPr>
            <w:r w:rsidRPr="003654D8">
              <w:rPr>
                <w:rFonts w:ascii="宋体" w:hAnsi="宋体" w:cs="宋体"/>
                <w:sz w:val="18"/>
                <w:szCs w:val="18"/>
              </w:rPr>
              <w:t>user_name</w:t>
            </w:r>
          </w:p>
          <w:p w14:paraId="726DF0F0" w14:textId="77777777" w:rsidR="00591792" w:rsidRDefault="003654D8" w:rsidP="00591792">
            <w:pPr>
              <w:rPr>
                <w:rFonts w:ascii="宋体" w:hAnsi="宋体" w:cs="宋体"/>
                <w:sz w:val="18"/>
                <w:szCs w:val="18"/>
              </w:rPr>
            </w:pPr>
            <w:r w:rsidRPr="003654D8">
              <w:rPr>
                <w:rFonts w:ascii="宋体" w:hAnsi="宋体" w:cs="宋体"/>
                <w:sz w:val="18"/>
                <w:szCs w:val="18"/>
              </w:rPr>
              <w:t>user_sex</w:t>
            </w:r>
          </w:p>
          <w:p w14:paraId="7EC1157A" w14:textId="77777777" w:rsidR="00591792" w:rsidRDefault="003654D8" w:rsidP="00591792">
            <w:pPr>
              <w:rPr>
                <w:rFonts w:ascii="宋体" w:hAnsi="宋体" w:cs="宋体"/>
                <w:sz w:val="18"/>
                <w:szCs w:val="18"/>
              </w:rPr>
            </w:pPr>
            <w:r w:rsidRPr="003654D8">
              <w:rPr>
                <w:rFonts w:ascii="宋体" w:hAnsi="宋体" w:cs="宋体"/>
                <w:sz w:val="18"/>
                <w:szCs w:val="18"/>
              </w:rPr>
              <w:t>user_show</w:t>
            </w:r>
          </w:p>
          <w:p w14:paraId="5061F7E8" w14:textId="77777777" w:rsidR="00591792" w:rsidRDefault="003654D8" w:rsidP="00591792">
            <w:pPr>
              <w:rPr>
                <w:rFonts w:ascii="宋体" w:hAnsi="宋体" w:cs="宋体"/>
                <w:sz w:val="18"/>
                <w:szCs w:val="18"/>
              </w:rPr>
            </w:pPr>
            <w:r w:rsidRPr="003654D8">
              <w:rPr>
                <w:rFonts w:ascii="宋体" w:hAnsi="宋体" w:cs="宋体"/>
                <w:sz w:val="18"/>
                <w:szCs w:val="18"/>
              </w:rPr>
              <w:t>user_img</w:t>
            </w:r>
          </w:p>
          <w:p w14:paraId="59707298" w14:textId="77777777" w:rsidR="00C56EAF" w:rsidRDefault="00C56EAF" w:rsidP="00591792">
            <w:pPr>
              <w:rPr>
                <w:rFonts w:ascii="宋体" w:hAnsi="宋体" w:cs="宋体"/>
                <w:sz w:val="18"/>
                <w:szCs w:val="18"/>
              </w:rPr>
            </w:pPr>
            <w:r w:rsidRPr="00C56EAF">
              <w:rPr>
                <w:rFonts w:ascii="宋体" w:hAnsi="宋体" w:cs="宋体"/>
                <w:sz w:val="18"/>
                <w:szCs w:val="18"/>
              </w:rPr>
              <w:t>password</w:t>
            </w:r>
          </w:p>
          <w:p w14:paraId="49E91FF6" w14:textId="77777777" w:rsidR="00C56EAF" w:rsidRDefault="00C56EAF" w:rsidP="00591792">
            <w:pPr>
              <w:rPr>
                <w:rFonts w:ascii="宋体" w:hAnsi="宋体" w:cs="宋体"/>
                <w:sz w:val="18"/>
                <w:szCs w:val="18"/>
              </w:rPr>
            </w:pPr>
            <w:r w:rsidRPr="00C56EAF">
              <w:rPr>
                <w:rFonts w:ascii="宋体" w:hAnsi="宋体" w:cs="宋体"/>
                <w:sz w:val="18"/>
                <w:szCs w:val="18"/>
              </w:rPr>
              <w:t>email</w:t>
            </w:r>
          </w:p>
        </w:tc>
        <w:tc>
          <w:tcPr>
            <w:tcW w:w="2137" w:type="dxa"/>
          </w:tcPr>
          <w:p w14:paraId="0F7C0C0B" w14:textId="77777777" w:rsidR="00591792" w:rsidRDefault="003654D8" w:rsidP="00591792">
            <w:pPr>
              <w:rPr>
                <w:rFonts w:ascii="宋体" w:hAnsi="宋体" w:cs="宋体"/>
                <w:sz w:val="18"/>
                <w:szCs w:val="18"/>
              </w:rPr>
            </w:pPr>
            <w:r w:rsidRPr="003654D8">
              <w:rPr>
                <w:rFonts w:ascii="宋体" w:hAnsi="宋体" w:cs="宋体" w:hint="eastAsia"/>
                <w:sz w:val="18"/>
                <w:szCs w:val="18"/>
              </w:rPr>
              <w:t>用户名</w:t>
            </w:r>
          </w:p>
          <w:p w14:paraId="24E6B626" w14:textId="77777777" w:rsidR="00591792" w:rsidRDefault="00591792" w:rsidP="00591792">
            <w:pPr>
              <w:rPr>
                <w:rFonts w:ascii="宋体" w:hAnsi="宋体" w:cs="宋体"/>
                <w:sz w:val="18"/>
                <w:szCs w:val="18"/>
              </w:rPr>
            </w:pPr>
            <w:r>
              <w:rPr>
                <w:rFonts w:ascii="宋体" w:hAnsi="宋体" w:cs="宋体" w:hint="eastAsia"/>
                <w:sz w:val="18"/>
                <w:szCs w:val="18"/>
              </w:rPr>
              <w:t>用户</w:t>
            </w:r>
            <w:r w:rsidR="003654D8">
              <w:rPr>
                <w:rFonts w:ascii="宋体" w:hAnsi="宋体" w:cs="宋体" w:hint="eastAsia"/>
                <w:sz w:val="18"/>
                <w:szCs w:val="18"/>
              </w:rPr>
              <w:t>性别</w:t>
            </w:r>
          </w:p>
          <w:p w14:paraId="41E69377" w14:textId="77777777" w:rsidR="00591792" w:rsidRDefault="00591792" w:rsidP="00591792">
            <w:pPr>
              <w:rPr>
                <w:rFonts w:ascii="宋体" w:hAnsi="宋体" w:cs="宋体"/>
                <w:sz w:val="18"/>
                <w:szCs w:val="18"/>
              </w:rPr>
            </w:pPr>
            <w:r>
              <w:rPr>
                <w:rFonts w:ascii="宋体" w:hAnsi="宋体" w:cs="宋体" w:hint="eastAsia"/>
                <w:sz w:val="18"/>
                <w:szCs w:val="18"/>
              </w:rPr>
              <w:t>用户</w:t>
            </w:r>
            <w:r w:rsidR="003654D8">
              <w:rPr>
                <w:rFonts w:ascii="宋体" w:hAnsi="宋体" w:cs="宋体" w:hint="eastAsia"/>
                <w:sz w:val="18"/>
                <w:szCs w:val="18"/>
              </w:rPr>
              <w:t>个性签名</w:t>
            </w:r>
          </w:p>
          <w:p w14:paraId="45B416E5" w14:textId="77777777" w:rsidR="00591792" w:rsidRDefault="00591792" w:rsidP="00591792">
            <w:pPr>
              <w:rPr>
                <w:rFonts w:ascii="宋体" w:hAnsi="宋体" w:cs="宋体"/>
                <w:sz w:val="18"/>
                <w:szCs w:val="18"/>
              </w:rPr>
            </w:pPr>
            <w:r>
              <w:rPr>
                <w:rFonts w:ascii="宋体" w:hAnsi="宋体" w:cs="宋体" w:hint="eastAsia"/>
                <w:sz w:val="18"/>
                <w:szCs w:val="18"/>
              </w:rPr>
              <w:t>用户</w:t>
            </w:r>
            <w:r w:rsidR="003654D8">
              <w:rPr>
                <w:rFonts w:ascii="宋体" w:hAnsi="宋体" w:cs="宋体" w:hint="eastAsia"/>
                <w:sz w:val="18"/>
                <w:szCs w:val="18"/>
              </w:rPr>
              <w:t>头像链接</w:t>
            </w:r>
          </w:p>
          <w:p w14:paraId="28DF20CA" w14:textId="77777777" w:rsidR="00C56EAF" w:rsidRDefault="00C56EAF" w:rsidP="00C56EAF">
            <w:pPr>
              <w:rPr>
                <w:rFonts w:ascii="宋体" w:hAnsi="宋体" w:cs="宋体"/>
                <w:sz w:val="18"/>
                <w:szCs w:val="18"/>
              </w:rPr>
            </w:pPr>
            <w:r>
              <w:rPr>
                <w:rFonts w:ascii="宋体" w:hAnsi="宋体" w:cs="宋体" w:hint="eastAsia"/>
                <w:sz w:val="18"/>
                <w:szCs w:val="18"/>
              </w:rPr>
              <w:t>用户密码</w:t>
            </w:r>
          </w:p>
          <w:p w14:paraId="12F9B7CF" w14:textId="77777777" w:rsidR="00C56EAF" w:rsidRPr="00C56EAF" w:rsidRDefault="00C56EAF" w:rsidP="00C56EAF">
            <w:pPr>
              <w:rPr>
                <w:rFonts w:ascii="宋体" w:hAnsi="宋体" w:cs="宋体"/>
                <w:sz w:val="18"/>
                <w:szCs w:val="18"/>
              </w:rPr>
            </w:pPr>
            <w:r>
              <w:rPr>
                <w:rFonts w:ascii="宋体" w:hAnsi="宋体" w:cs="宋体" w:hint="eastAsia"/>
                <w:sz w:val="18"/>
                <w:szCs w:val="18"/>
              </w:rPr>
              <w:t>用户邮箱</w:t>
            </w:r>
          </w:p>
        </w:tc>
        <w:tc>
          <w:tcPr>
            <w:tcW w:w="1797" w:type="dxa"/>
          </w:tcPr>
          <w:p w14:paraId="110D2C2F" w14:textId="77777777" w:rsidR="00591792" w:rsidRDefault="003654D8" w:rsidP="00591792">
            <w:pPr>
              <w:rPr>
                <w:rFonts w:ascii="宋体" w:hAnsi="宋体" w:cs="宋体"/>
                <w:sz w:val="18"/>
                <w:szCs w:val="18"/>
              </w:rPr>
            </w:pPr>
            <w:r w:rsidRPr="003654D8">
              <w:rPr>
                <w:rFonts w:ascii="宋体" w:hAnsi="宋体" w:cs="宋体"/>
                <w:sz w:val="18"/>
                <w:szCs w:val="18"/>
              </w:rPr>
              <w:t>varchar(255)</w:t>
            </w:r>
          </w:p>
          <w:p w14:paraId="4164D274" w14:textId="77777777" w:rsidR="003654D8" w:rsidRDefault="003654D8" w:rsidP="00591792">
            <w:pPr>
              <w:rPr>
                <w:rFonts w:ascii="宋体" w:hAnsi="宋体" w:cs="宋体"/>
                <w:sz w:val="18"/>
                <w:szCs w:val="18"/>
              </w:rPr>
            </w:pPr>
            <w:r w:rsidRPr="003654D8">
              <w:rPr>
                <w:rFonts w:ascii="宋体" w:hAnsi="宋体" w:cs="宋体"/>
                <w:sz w:val="18"/>
                <w:szCs w:val="18"/>
              </w:rPr>
              <w:t>char(2)</w:t>
            </w:r>
          </w:p>
          <w:p w14:paraId="53EA7BA3" w14:textId="77777777" w:rsidR="00591792" w:rsidRDefault="00591792" w:rsidP="00591792">
            <w:pPr>
              <w:rPr>
                <w:rFonts w:ascii="宋体" w:hAnsi="宋体" w:cs="宋体"/>
                <w:sz w:val="18"/>
                <w:szCs w:val="18"/>
              </w:rPr>
            </w:pPr>
            <w:r>
              <w:rPr>
                <w:rFonts w:ascii="宋体" w:hAnsi="宋体" w:cs="宋体" w:hint="eastAsia"/>
                <w:sz w:val="18"/>
                <w:szCs w:val="18"/>
              </w:rPr>
              <w:t>Varchar（</w:t>
            </w:r>
            <w:r w:rsidR="003654D8">
              <w:rPr>
                <w:rFonts w:ascii="宋体" w:hAnsi="宋体" w:cs="宋体" w:hint="eastAsia"/>
                <w:sz w:val="18"/>
                <w:szCs w:val="18"/>
              </w:rPr>
              <w:t>255</w:t>
            </w:r>
            <w:r>
              <w:rPr>
                <w:rFonts w:ascii="宋体" w:hAnsi="宋体" w:cs="宋体" w:hint="eastAsia"/>
                <w:sz w:val="18"/>
                <w:szCs w:val="18"/>
              </w:rPr>
              <w:t>）</w:t>
            </w:r>
          </w:p>
          <w:p w14:paraId="659611B3" w14:textId="77777777" w:rsidR="00591792" w:rsidRDefault="00591792" w:rsidP="00591792">
            <w:pPr>
              <w:rPr>
                <w:rFonts w:ascii="宋体" w:hAnsi="宋体" w:cs="宋体"/>
                <w:sz w:val="18"/>
                <w:szCs w:val="18"/>
              </w:rPr>
            </w:pPr>
            <w:r>
              <w:rPr>
                <w:rFonts w:ascii="宋体" w:hAnsi="宋体" w:cs="宋体" w:hint="eastAsia"/>
                <w:sz w:val="18"/>
                <w:szCs w:val="18"/>
              </w:rPr>
              <w:t>Varchar（</w:t>
            </w:r>
            <w:r w:rsidR="003654D8">
              <w:rPr>
                <w:rFonts w:ascii="宋体" w:hAnsi="宋体" w:cs="宋体" w:hint="eastAsia"/>
                <w:sz w:val="18"/>
                <w:szCs w:val="18"/>
              </w:rPr>
              <w:t>255</w:t>
            </w:r>
            <w:r>
              <w:rPr>
                <w:rFonts w:ascii="宋体" w:hAnsi="宋体" w:cs="宋体" w:hint="eastAsia"/>
                <w:sz w:val="18"/>
                <w:szCs w:val="18"/>
              </w:rPr>
              <w:t>）</w:t>
            </w:r>
          </w:p>
          <w:p w14:paraId="4931F909" w14:textId="77777777" w:rsidR="00C56EAF" w:rsidRDefault="00C56EAF" w:rsidP="00C56EAF">
            <w:pPr>
              <w:rPr>
                <w:rFonts w:ascii="宋体" w:hAnsi="宋体" w:cs="宋体"/>
                <w:sz w:val="18"/>
                <w:szCs w:val="18"/>
              </w:rPr>
            </w:pPr>
            <w:r>
              <w:rPr>
                <w:rFonts w:ascii="宋体" w:hAnsi="宋体" w:cs="宋体" w:hint="eastAsia"/>
                <w:sz w:val="18"/>
                <w:szCs w:val="18"/>
              </w:rPr>
              <w:t>Varchar（255）</w:t>
            </w:r>
          </w:p>
          <w:p w14:paraId="1D2BB586" w14:textId="77777777" w:rsidR="00C56EAF" w:rsidRPr="00C56EAF" w:rsidRDefault="00C56EAF" w:rsidP="00C56EAF">
            <w:pPr>
              <w:rPr>
                <w:rFonts w:ascii="宋体" w:hAnsi="宋体" w:cs="宋体"/>
                <w:sz w:val="18"/>
                <w:szCs w:val="18"/>
              </w:rPr>
            </w:pPr>
            <w:r w:rsidRPr="00C56EAF">
              <w:rPr>
                <w:rFonts w:ascii="宋体" w:hAnsi="宋体" w:cs="宋体"/>
                <w:sz w:val="18"/>
                <w:szCs w:val="18"/>
              </w:rPr>
              <w:t>varchar</w:t>
            </w:r>
            <w:r>
              <w:rPr>
                <w:rFonts w:ascii="宋体" w:hAnsi="宋体" w:cs="宋体" w:hint="eastAsia"/>
                <w:sz w:val="18"/>
                <w:szCs w:val="18"/>
              </w:rPr>
              <w:t>（255）</w:t>
            </w:r>
          </w:p>
        </w:tc>
        <w:tc>
          <w:tcPr>
            <w:tcW w:w="3617" w:type="dxa"/>
          </w:tcPr>
          <w:p w14:paraId="30DF94B2" w14:textId="77777777" w:rsidR="00591792" w:rsidRDefault="00591792" w:rsidP="00591792">
            <w:pPr>
              <w:rPr>
                <w:rFonts w:ascii="宋体" w:hAnsi="宋体" w:cs="宋体"/>
                <w:sz w:val="18"/>
                <w:szCs w:val="18"/>
              </w:rPr>
            </w:pPr>
          </w:p>
          <w:p w14:paraId="0C58414A" w14:textId="77777777" w:rsidR="00591792" w:rsidRPr="00113536" w:rsidRDefault="00591792" w:rsidP="00591792">
            <w:pPr>
              <w:rPr>
                <w:rFonts w:ascii="宋体" w:hAnsi="宋体" w:cs="宋体"/>
                <w:sz w:val="18"/>
                <w:szCs w:val="18"/>
              </w:rPr>
            </w:pPr>
          </w:p>
        </w:tc>
      </w:tr>
      <w:tr w:rsidR="00C56EAF" w14:paraId="6FD06110" w14:textId="77777777" w:rsidTr="00D92188">
        <w:trPr>
          <w:trHeight w:val="1252"/>
          <w:jc w:val="center"/>
        </w:trPr>
        <w:tc>
          <w:tcPr>
            <w:tcW w:w="1377" w:type="dxa"/>
          </w:tcPr>
          <w:p w14:paraId="5592689B" w14:textId="77777777" w:rsidR="00C56EAF" w:rsidRDefault="00C56EAF" w:rsidP="00591792">
            <w:pPr>
              <w:rPr>
                <w:rFonts w:ascii="宋体" w:hAnsi="宋体" w:cs="宋体"/>
                <w:sz w:val="18"/>
                <w:szCs w:val="18"/>
              </w:rPr>
            </w:pPr>
            <w:r w:rsidRPr="00C56EAF">
              <w:rPr>
                <w:rFonts w:ascii="宋体" w:hAnsi="宋体" w:cs="宋体"/>
                <w:sz w:val="18"/>
                <w:szCs w:val="18"/>
              </w:rPr>
              <w:t>telephone</w:t>
            </w:r>
          </w:p>
          <w:p w14:paraId="6CC3EF2D" w14:textId="77777777" w:rsidR="00C56EAF" w:rsidRDefault="00C56EAF" w:rsidP="00C56EAF">
            <w:pPr>
              <w:rPr>
                <w:rFonts w:ascii="宋体" w:hAnsi="宋体" w:cs="宋体"/>
                <w:sz w:val="18"/>
                <w:szCs w:val="18"/>
              </w:rPr>
            </w:pPr>
            <w:r w:rsidRPr="00C56EAF">
              <w:rPr>
                <w:rFonts w:ascii="宋体" w:hAnsi="宋体" w:cs="宋体"/>
                <w:sz w:val="18"/>
                <w:szCs w:val="18"/>
              </w:rPr>
              <w:t>user_level</w:t>
            </w:r>
          </w:p>
          <w:p w14:paraId="33BB8EA1" w14:textId="77777777" w:rsidR="00C56EAF" w:rsidRDefault="00C56EAF" w:rsidP="00C56EAF">
            <w:pPr>
              <w:rPr>
                <w:rFonts w:ascii="宋体" w:hAnsi="宋体" w:cs="宋体"/>
                <w:sz w:val="18"/>
                <w:szCs w:val="18"/>
              </w:rPr>
            </w:pPr>
            <w:r w:rsidRPr="00C56EAF">
              <w:rPr>
                <w:rFonts w:ascii="宋体" w:hAnsi="宋体" w:cs="宋体"/>
                <w:sz w:val="18"/>
                <w:szCs w:val="18"/>
              </w:rPr>
              <w:t>used</w:t>
            </w:r>
          </w:p>
          <w:p w14:paraId="3D5B84F0" w14:textId="77777777" w:rsidR="00C56EAF" w:rsidRDefault="00C56EAF" w:rsidP="00C56EAF">
            <w:pPr>
              <w:rPr>
                <w:rFonts w:ascii="宋体" w:hAnsi="宋体" w:cs="宋体"/>
                <w:sz w:val="18"/>
                <w:szCs w:val="18"/>
              </w:rPr>
            </w:pPr>
            <w:r w:rsidRPr="00C56EAF">
              <w:rPr>
                <w:rFonts w:ascii="宋体" w:hAnsi="宋体" w:cs="宋体"/>
                <w:sz w:val="18"/>
                <w:szCs w:val="18"/>
              </w:rPr>
              <w:t>create</w:t>
            </w:r>
          </w:p>
          <w:p w14:paraId="7B07CBD7" w14:textId="77777777" w:rsidR="00C56EAF" w:rsidRPr="00C56EAF" w:rsidRDefault="00C56EAF" w:rsidP="00C56EAF">
            <w:pPr>
              <w:rPr>
                <w:rFonts w:ascii="宋体" w:hAnsi="宋体" w:cs="宋体"/>
                <w:sz w:val="18"/>
                <w:szCs w:val="18"/>
              </w:rPr>
            </w:pPr>
            <w:r w:rsidRPr="00C56EAF">
              <w:rPr>
                <w:rFonts w:ascii="宋体" w:hAnsi="宋体" w:cs="宋体"/>
                <w:sz w:val="18"/>
                <w:szCs w:val="18"/>
              </w:rPr>
              <w:t>update</w:t>
            </w:r>
          </w:p>
        </w:tc>
        <w:tc>
          <w:tcPr>
            <w:tcW w:w="2137" w:type="dxa"/>
          </w:tcPr>
          <w:p w14:paraId="75240371" w14:textId="77777777" w:rsidR="00C56EAF" w:rsidRDefault="00C56EAF" w:rsidP="00591792">
            <w:pPr>
              <w:rPr>
                <w:rFonts w:ascii="宋体" w:hAnsi="宋体" w:cs="宋体"/>
                <w:sz w:val="18"/>
                <w:szCs w:val="18"/>
              </w:rPr>
            </w:pPr>
            <w:r>
              <w:rPr>
                <w:rFonts w:ascii="宋体" w:hAnsi="宋体" w:cs="宋体" w:hint="eastAsia"/>
                <w:sz w:val="18"/>
                <w:szCs w:val="18"/>
              </w:rPr>
              <w:t>手机号</w:t>
            </w:r>
          </w:p>
          <w:p w14:paraId="01A50E80" w14:textId="77777777" w:rsidR="00C56EAF" w:rsidRDefault="00C56EAF" w:rsidP="00C56EAF">
            <w:pPr>
              <w:rPr>
                <w:rFonts w:ascii="宋体" w:hAnsi="宋体" w:cs="宋体"/>
                <w:sz w:val="18"/>
                <w:szCs w:val="18"/>
              </w:rPr>
            </w:pPr>
            <w:r>
              <w:rPr>
                <w:rFonts w:ascii="宋体" w:hAnsi="宋体" w:cs="宋体" w:hint="eastAsia"/>
                <w:sz w:val="18"/>
                <w:szCs w:val="18"/>
              </w:rPr>
              <w:t>级别：</w:t>
            </w:r>
            <w:r w:rsidRPr="00C56EAF">
              <w:rPr>
                <w:rFonts w:ascii="宋体" w:hAnsi="宋体" w:cs="宋体" w:hint="eastAsia"/>
                <w:sz w:val="18"/>
                <w:szCs w:val="18"/>
              </w:rPr>
              <w:t>1会员 2管理员</w:t>
            </w:r>
          </w:p>
          <w:p w14:paraId="3429EF23" w14:textId="77777777" w:rsidR="00C56EAF" w:rsidRDefault="00C56EAF" w:rsidP="00C56EAF">
            <w:pPr>
              <w:rPr>
                <w:rFonts w:ascii="宋体" w:hAnsi="宋体" w:cs="宋体"/>
                <w:sz w:val="18"/>
                <w:szCs w:val="18"/>
              </w:rPr>
            </w:pPr>
            <w:r>
              <w:rPr>
                <w:rFonts w:ascii="宋体" w:hAnsi="宋体" w:cs="宋体" w:hint="eastAsia"/>
                <w:sz w:val="18"/>
                <w:szCs w:val="18"/>
              </w:rPr>
              <w:t>状态：0有效 1禁用</w:t>
            </w:r>
          </w:p>
          <w:p w14:paraId="47C7D2C1" w14:textId="77777777" w:rsidR="00C56EAF" w:rsidRDefault="00C56EAF" w:rsidP="00C56EAF">
            <w:pPr>
              <w:rPr>
                <w:rFonts w:ascii="宋体" w:hAnsi="宋体" w:cs="宋体"/>
                <w:sz w:val="18"/>
                <w:szCs w:val="18"/>
              </w:rPr>
            </w:pPr>
            <w:r>
              <w:rPr>
                <w:rFonts w:ascii="宋体" w:hAnsi="宋体" w:cs="宋体" w:hint="eastAsia"/>
                <w:sz w:val="18"/>
                <w:szCs w:val="18"/>
              </w:rPr>
              <w:t>创建时间</w:t>
            </w:r>
          </w:p>
          <w:p w14:paraId="57ED0E91" w14:textId="77777777" w:rsidR="00C56EAF" w:rsidRPr="00C56EAF" w:rsidRDefault="00C56EAF" w:rsidP="00C56EAF">
            <w:pPr>
              <w:rPr>
                <w:rFonts w:ascii="宋体" w:hAnsi="宋体" w:cs="宋体"/>
                <w:sz w:val="18"/>
                <w:szCs w:val="18"/>
              </w:rPr>
            </w:pPr>
            <w:r>
              <w:rPr>
                <w:rFonts w:ascii="宋体" w:hAnsi="宋体" w:cs="宋体" w:hint="eastAsia"/>
                <w:sz w:val="18"/>
                <w:szCs w:val="18"/>
              </w:rPr>
              <w:t>更新时间</w:t>
            </w:r>
          </w:p>
        </w:tc>
        <w:tc>
          <w:tcPr>
            <w:tcW w:w="1797" w:type="dxa"/>
          </w:tcPr>
          <w:p w14:paraId="3C54A7BE" w14:textId="77777777" w:rsidR="00C56EAF" w:rsidRDefault="00C56EAF" w:rsidP="00591792">
            <w:pPr>
              <w:rPr>
                <w:rFonts w:ascii="宋体" w:hAnsi="宋体" w:cs="宋体"/>
                <w:sz w:val="18"/>
                <w:szCs w:val="18"/>
              </w:rPr>
            </w:pPr>
            <w:r>
              <w:rPr>
                <w:rFonts w:ascii="宋体" w:hAnsi="宋体" w:cs="宋体" w:hint="eastAsia"/>
                <w:sz w:val="18"/>
                <w:szCs w:val="18"/>
              </w:rPr>
              <w:t>var</w:t>
            </w:r>
            <w:r>
              <w:rPr>
                <w:rFonts w:ascii="宋体" w:hAnsi="宋体" w:cs="宋体"/>
                <w:sz w:val="18"/>
                <w:szCs w:val="18"/>
              </w:rPr>
              <w:t>char(255)</w:t>
            </w:r>
          </w:p>
          <w:p w14:paraId="16B4006A" w14:textId="77777777" w:rsidR="00C56EAF" w:rsidRDefault="00C56EAF" w:rsidP="00591792">
            <w:pPr>
              <w:rPr>
                <w:rFonts w:ascii="宋体" w:hAnsi="宋体" w:cs="宋体"/>
                <w:sz w:val="18"/>
                <w:szCs w:val="18"/>
              </w:rPr>
            </w:pPr>
            <w:r>
              <w:rPr>
                <w:rFonts w:ascii="宋体" w:hAnsi="宋体" w:cs="宋体" w:hint="eastAsia"/>
                <w:sz w:val="18"/>
                <w:szCs w:val="18"/>
              </w:rPr>
              <w:t>char</w:t>
            </w:r>
            <w:r>
              <w:rPr>
                <w:rFonts w:ascii="宋体" w:hAnsi="宋体" w:cs="宋体"/>
                <w:sz w:val="18"/>
                <w:szCs w:val="18"/>
              </w:rPr>
              <w:t>(2)</w:t>
            </w:r>
          </w:p>
          <w:p w14:paraId="12809490" w14:textId="77777777" w:rsidR="00C56EAF" w:rsidRDefault="00C56EAF" w:rsidP="00C56EAF">
            <w:pPr>
              <w:rPr>
                <w:rFonts w:ascii="宋体" w:hAnsi="宋体" w:cs="宋体"/>
                <w:sz w:val="18"/>
                <w:szCs w:val="18"/>
              </w:rPr>
            </w:pPr>
          </w:p>
          <w:p w14:paraId="69D018AC" w14:textId="77777777" w:rsidR="00C56EAF" w:rsidRDefault="00C56EAF" w:rsidP="00C56EAF">
            <w:pPr>
              <w:rPr>
                <w:rFonts w:ascii="宋体" w:hAnsi="宋体" w:cs="宋体"/>
                <w:sz w:val="18"/>
                <w:szCs w:val="18"/>
              </w:rPr>
            </w:pPr>
            <w:r w:rsidRPr="00C56EAF">
              <w:rPr>
                <w:rFonts w:ascii="宋体" w:hAnsi="宋体" w:cs="宋体"/>
                <w:sz w:val="18"/>
                <w:szCs w:val="18"/>
              </w:rPr>
              <w:t>datetime</w:t>
            </w:r>
            <w:r>
              <w:rPr>
                <w:rFonts w:ascii="宋体" w:hAnsi="宋体" w:cs="宋体" w:hint="eastAsia"/>
                <w:sz w:val="18"/>
                <w:szCs w:val="18"/>
              </w:rPr>
              <w:t>（0）</w:t>
            </w:r>
          </w:p>
          <w:p w14:paraId="6F4F7FCF" w14:textId="77777777" w:rsidR="00C56EAF" w:rsidRPr="00C56EAF" w:rsidRDefault="00C56EAF" w:rsidP="00C56EAF">
            <w:pPr>
              <w:rPr>
                <w:rFonts w:ascii="宋体" w:hAnsi="宋体" w:cs="宋体"/>
                <w:sz w:val="18"/>
                <w:szCs w:val="18"/>
              </w:rPr>
            </w:pPr>
            <w:r w:rsidRPr="00C56EAF">
              <w:rPr>
                <w:rFonts w:ascii="宋体" w:hAnsi="宋体" w:cs="宋体"/>
                <w:sz w:val="18"/>
                <w:szCs w:val="18"/>
              </w:rPr>
              <w:t>timestamp</w:t>
            </w:r>
            <w:r>
              <w:rPr>
                <w:rFonts w:ascii="宋体" w:hAnsi="宋体" w:cs="宋体" w:hint="eastAsia"/>
                <w:sz w:val="18"/>
                <w:szCs w:val="18"/>
              </w:rPr>
              <w:t>（0）</w:t>
            </w:r>
          </w:p>
        </w:tc>
        <w:tc>
          <w:tcPr>
            <w:tcW w:w="3617" w:type="dxa"/>
          </w:tcPr>
          <w:p w14:paraId="57E715AB" w14:textId="77777777" w:rsidR="00C56EAF" w:rsidRDefault="00C56EAF" w:rsidP="00591792">
            <w:pPr>
              <w:rPr>
                <w:rFonts w:ascii="宋体" w:hAnsi="宋体" w:cs="宋体"/>
                <w:sz w:val="18"/>
                <w:szCs w:val="18"/>
              </w:rPr>
            </w:pPr>
          </w:p>
          <w:p w14:paraId="5737297F" w14:textId="77777777" w:rsidR="00C56EAF" w:rsidRPr="00C56EAF" w:rsidRDefault="00C56EAF" w:rsidP="00C56EAF">
            <w:pPr>
              <w:rPr>
                <w:rFonts w:ascii="宋体" w:hAnsi="宋体" w:cs="宋体"/>
                <w:sz w:val="18"/>
                <w:szCs w:val="18"/>
              </w:rPr>
            </w:pPr>
          </w:p>
          <w:p w14:paraId="7A3FC7F2" w14:textId="77777777" w:rsidR="00C56EAF" w:rsidRPr="00C56EAF" w:rsidRDefault="00C56EAF" w:rsidP="00C56EAF">
            <w:pPr>
              <w:rPr>
                <w:rFonts w:ascii="宋体" w:hAnsi="宋体" w:cs="宋体"/>
                <w:sz w:val="18"/>
                <w:szCs w:val="18"/>
              </w:rPr>
            </w:pPr>
          </w:p>
          <w:p w14:paraId="7BE694CF" w14:textId="77777777" w:rsidR="00C56EAF" w:rsidRDefault="00C56EAF" w:rsidP="00C56EAF">
            <w:pPr>
              <w:rPr>
                <w:rFonts w:ascii="宋体" w:hAnsi="宋体" w:cs="宋体"/>
                <w:sz w:val="18"/>
                <w:szCs w:val="18"/>
              </w:rPr>
            </w:pPr>
          </w:p>
          <w:p w14:paraId="57E7B9D1" w14:textId="77777777" w:rsidR="00C56EAF" w:rsidRPr="00C56EAF" w:rsidRDefault="00C56EAF" w:rsidP="00C56EAF">
            <w:pPr>
              <w:rPr>
                <w:rFonts w:ascii="宋体" w:hAnsi="宋体" w:cs="宋体"/>
                <w:sz w:val="18"/>
                <w:szCs w:val="18"/>
              </w:rPr>
            </w:pPr>
            <w:r w:rsidRPr="00C56EAF">
              <w:rPr>
                <w:rFonts w:ascii="宋体" w:hAnsi="宋体" w:cs="宋体"/>
                <w:sz w:val="18"/>
                <w:szCs w:val="18"/>
              </w:rPr>
              <w:t>ON UPDATE CURRENT_TIMESTAMP(0)</w:t>
            </w:r>
          </w:p>
        </w:tc>
      </w:tr>
    </w:tbl>
    <w:p w14:paraId="2828905C" w14:textId="77777777" w:rsidR="002B132B" w:rsidRDefault="002B132B" w:rsidP="002B132B">
      <w:pPr>
        <w:pStyle w:val="af3"/>
        <w:spacing w:line="360" w:lineRule="exact"/>
        <w:ind w:left="426" w:firstLineChars="0" w:firstLine="0"/>
        <w:rPr>
          <w:rFonts w:ascii="宋体" w:eastAsia="宋体" w:hAnsi="宋体" w:cs="宋体"/>
          <w:sz w:val="24"/>
          <w:szCs w:val="24"/>
        </w:rPr>
      </w:pPr>
    </w:p>
    <w:p w14:paraId="3736E27A" w14:textId="77777777" w:rsidR="00C76B89" w:rsidRPr="002B132B" w:rsidRDefault="00B1035A" w:rsidP="002B132B">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板块</w:t>
      </w:r>
      <w:r w:rsidR="00C76B89" w:rsidRPr="002B132B">
        <w:rPr>
          <w:rFonts w:ascii="宋体" w:eastAsia="宋体" w:hAnsi="宋体" w:cs="宋体" w:hint="eastAsia"/>
          <w:sz w:val="24"/>
          <w:szCs w:val="24"/>
        </w:rPr>
        <w:t>表</w:t>
      </w:r>
      <w:r w:rsidRPr="00B1035A">
        <w:rPr>
          <w:rFonts w:ascii="宋体" w:eastAsia="宋体" w:hAnsi="宋体" w:cs="宋体"/>
          <w:sz w:val="24"/>
          <w:szCs w:val="24"/>
        </w:rPr>
        <w:t>t_section</w:t>
      </w:r>
      <w:r w:rsidR="004078C4" w:rsidRPr="002B132B">
        <w:rPr>
          <w:rFonts w:ascii="宋体" w:eastAsia="宋体" w:hAnsi="宋体" w:cs="宋体" w:hint="eastAsia"/>
          <w:sz w:val="24"/>
          <w:szCs w:val="24"/>
        </w:rPr>
        <w:t>：</w:t>
      </w:r>
      <w:r>
        <w:rPr>
          <w:rFonts w:ascii="宋体" w:eastAsia="宋体" w:hAnsi="宋体" w:cs="宋体" w:hint="eastAsia"/>
          <w:sz w:val="24"/>
          <w:szCs w:val="24"/>
        </w:rPr>
        <w:t>用来存储板块主题信息，主要有板块id、版主信息、板块内容等</w:t>
      </w:r>
      <w:r w:rsidR="00C76B89" w:rsidRPr="002B132B">
        <w:rPr>
          <w:rFonts w:ascii="宋体" w:eastAsia="宋体" w:hAnsi="宋体" w:cs="宋体" w:hint="eastAsia"/>
          <w:sz w:val="24"/>
          <w:szCs w:val="24"/>
        </w:rPr>
        <w:t>字段。具体如表4-</w:t>
      </w:r>
      <w:r w:rsidR="002B132B" w:rsidRPr="002B132B">
        <w:rPr>
          <w:rFonts w:ascii="宋体" w:eastAsia="宋体" w:hAnsi="宋体" w:cs="宋体" w:hint="eastAsia"/>
          <w:sz w:val="24"/>
          <w:szCs w:val="24"/>
        </w:rPr>
        <w:t>2</w:t>
      </w:r>
      <w:r w:rsidR="00390CB1" w:rsidRPr="002B132B">
        <w:rPr>
          <w:rFonts w:ascii="宋体" w:eastAsia="宋体" w:hAnsi="宋体" w:cs="宋体" w:hint="eastAsia"/>
          <w:sz w:val="24"/>
          <w:szCs w:val="24"/>
        </w:rPr>
        <w:t>所示</w:t>
      </w:r>
      <w:r w:rsidR="00C76B89" w:rsidRPr="002B132B">
        <w:rPr>
          <w:rFonts w:ascii="宋体" w:eastAsia="宋体" w:hAnsi="宋体" w:cs="宋体" w:hint="eastAsia"/>
          <w:sz w:val="24"/>
          <w:szCs w:val="24"/>
        </w:rPr>
        <w:t>。</w:t>
      </w:r>
    </w:p>
    <w:p w14:paraId="4F9B3FFB" w14:textId="77777777" w:rsidR="00C76B89" w:rsidRPr="009E7F68" w:rsidRDefault="00C76B89" w:rsidP="003351C1">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表4-</w:t>
      </w:r>
      <w:r w:rsidR="002B132B" w:rsidRPr="009E7F68">
        <w:rPr>
          <w:rFonts w:ascii="黑体" w:hAnsi="黑体" w:cs="黑体" w:hint="eastAsia"/>
          <w:sz w:val="18"/>
          <w:szCs w:val="18"/>
        </w:rPr>
        <w:t>2</w:t>
      </w:r>
      <w:r w:rsidRPr="009E7F68">
        <w:rPr>
          <w:rFonts w:ascii="黑体" w:hAnsi="黑体" w:cs="黑体" w:hint="eastAsia"/>
          <w:sz w:val="18"/>
          <w:szCs w:val="18"/>
        </w:rPr>
        <w:t xml:space="preserve"> </w:t>
      </w:r>
      <w:r w:rsidR="0037256A" w:rsidRPr="0037256A">
        <w:rPr>
          <w:rFonts w:ascii="黑体" w:hAnsi="黑体" w:cs="黑体"/>
          <w:sz w:val="18"/>
          <w:szCs w:val="18"/>
        </w:rPr>
        <w:t>t_section</w:t>
      </w:r>
      <w:r w:rsidRPr="009E7F68">
        <w:rPr>
          <w:rFonts w:ascii="黑体" w:hAnsi="黑体" w:cs="黑体" w:hint="eastAsia"/>
          <w:sz w:val="18"/>
          <w:szCs w:val="18"/>
        </w:rPr>
        <w:t>表</w:t>
      </w:r>
    </w:p>
    <w:tbl>
      <w:tblPr>
        <w:tblW w:w="8909" w:type="dxa"/>
        <w:jc w:val="center"/>
        <w:tblBorders>
          <w:top w:val="single" w:sz="12" w:space="0" w:color="auto"/>
          <w:bottom w:val="single" w:sz="12" w:space="0" w:color="auto"/>
        </w:tblBorders>
        <w:tblLayout w:type="fixed"/>
        <w:tblLook w:val="0000" w:firstRow="0" w:lastRow="0" w:firstColumn="0" w:lastColumn="0" w:noHBand="0" w:noVBand="0"/>
      </w:tblPr>
      <w:tblGrid>
        <w:gridCol w:w="1701"/>
        <w:gridCol w:w="2040"/>
        <w:gridCol w:w="1515"/>
        <w:gridCol w:w="3653"/>
      </w:tblGrid>
      <w:tr w:rsidR="00C76B89" w14:paraId="497E1731" w14:textId="77777777" w:rsidTr="003351C1">
        <w:trPr>
          <w:jc w:val="center"/>
        </w:trPr>
        <w:tc>
          <w:tcPr>
            <w:tcW w:w="1701" w:type="dxa"/>
            <w:tcBorders>
              <w:bottom w:val="single" w:sz="8" w:space="0" w:color="auto"/>
            </w:tcBorders>
          </w:tcPr>
          <w:p w14:paraId="11F25BF9" w14:textId="77777777" w:rsidR="00C76B89" w:rsidRDefault="00C42152" w:rsidP="003351C1">
            <w:pPr>
              <w:rPr>
                <w:sz w:val="18"/>
                <w:szCs w:val="18"/>
              </w:rPr>
            </w:pPr>
            <w:r>
              <w:rPr>
                <w:rFonts w:hint="eastAsia"/>
                <w:sz w:val="18"/>
                <w:szCs w:val="18"/>
              </w:rPr>
              <w:t>属性</w:t>
            </w:r>
            <w:r w:rsidR="00C76B89">
              <w:rPr>
                <w:rFonts w:hint="eastAsia"/>
                <w:sz w:val="18"/>
                <w:szCs w:val="18"/>
              </w:rPr>
              <w:t>名</w:t>
            </w:r>
          </w:p>
        </w:tc>
        <w:tc>
          <w:tcPr>
            <w:tcW w:w="2040" w:type="dxa"/>
            <w:tcBorders>
              <w:bottom w:val="single" w:sz="8" w:space="0" w:color="auto"/>
            </w:tcBorders>
          </w:tcPr>
          <w:p w14:paraId="19BF267E" w14:textId="77777777" w:rsidR="00C76B89" w:rsidRDefault="00C42152" w:rsidP="003351C1">
            <w:pPr>
              <w:rPr>
                <w:sz w:val="18"/>
                <w:szCs w:val="18"/>
              </w:rPr>
            </w:pPr>
            <w:r>
              <w:rPr>
                <w:rFonts w:hint="eastAsia"/>
                <w:sz w:val="18"/>
                <w:szCs w:val="18"/>
              </w:rPr>
              <w:t>属性</w:t>
            </w:r>
            <w:r w:rsidR="00C76B89">
              <w:rPr>
                <w:rFonts w:hint="eastAsia"/>
                <w:sz w:val="18"/>
                <w:szCs w:val="18"/>
              </w:rPr>
              <w:t>描述</w:t>
            </w:r>
          </w:p>
        </w:tc>
        <w:tc>
          <w:tcPr>
            <w:tcW w:w="1515" w:type="dxa"/>
            <w:tcBorders>
              <w:bottom w:val="single" w:sz="8" w:space="0" w:color="auto"/>
            </w:tcBorders>
          </w:tcPr>
          <w:p w14:paraId="55346ABE" w14:textId="77777777" w:rsidR="00C76B89" w:rsidRDefault="00C42152" w:rsidP="003351C1">
            <w:pPr>
              <w:rPr>
                <w:sz w:val="18"/>
                <w:szCs w:val="18"/>
              </w:rPr>
            </w:pPr>
            <w:r>
              <w:rPr>
                <w:rFonts w:hint="eastAsia"/>
                <w:sz w:val="18"/>
                <w:szCs w:val="18"/>
              </w:rPr>
              <w:t>属性</w:t>
            </w:r>
            <w:r w:rsidR="00C76B89">
              <w:rPr>
                <w:rFonts w:hint="eastAsia"/>
                <w:sz w:val="18"/>
                <w:szCs w:val="18"/>
              </w:rPr>
              <w:t>类型</w:t>
            </w:r>
          </w:p>
        </w:tc>
        <w:tc>
          <w:tcPr>
            <w:tcW w:w="3653" w:type="dxa"/>
            <w:tcBorders>
              <w:bottom w:val="single" w:sz="8" w:space="0" w:color="auto"/>
            </w:tcBorders>
          </w:tcPr>
          <w:p w14:paraId="56EFD2FD" w14:textId="77777777" w:rsidR="00C76B89" w:rsidRDefault="00C76B89" w:rsidP="003351C1">
            <w:pPr>
              <w:rPr>
                <w:sz w:val="18"/>
                <w:szCs w:val="18"/>
              </w:rPr>
            </w:pPr>
            <w:r>
              <w:rPr>
                <w:rFonts w:hint="eastAsia"/>
                <w:sz w:val="18"/>
                <w:szCs w:val="18"/>
              </w:rPr>
              <w:t>约束</w:t>
            </w:r>
          </w:p>
        </w:tc>
      </w:tr>
      <w:tr w:rsidR="00C76B89" w14:paraId="33FC9DF8" w14:textId="77777777" w:rsidTr="003351C1">
        <w:trPr>
          <w:jc w:val="center"/>
        </w:trPr>
        <w:tc>
          <w:tcPr>
            <w:tcW w:w="1701" w:type="dxa"/>
            <w:tcBorders>
              <w:top w:val="single" w:sz="8" w:space="0" w:color="auto"/>
            </w:tcBorders>
          </w:tcPr>
          <w:p w14:paraId="054C8021" w14:textId="77777777" w:rsidR="00C76B89" w:rsidRDefault="003F0558" w:rsidP="003351C1">
            <w:pPr>
              <w:rPr>
                <w:rFonts w:ascii="宋体" w:hAnsi="宋体" w:cs="宋体"/>
                <w:sz w:val="18"/>
                <w:szCs w:val="18"/>
              </w:rPr>
            </w:pPr>
            <w:r w:rsidRPr="003F0558">
              <w:rPr>
                <w:rFonts w:ascii="宋体" w:hAnsi="宋体" w:cs="宋体"/>
                <w:sz w:val="18"/>
                <w:szCs w:val="18"/>
              </w:rPr>
              <w:t>sec_id</w:t>
            </w:r>
          </w:p>
        </w:tc>
        <w:tc>
          <w:tcPr>
            <w:tcW w:w="2040" w:type="dxa"/>
            <w:tcBorders>
              <w:top w:val="single" w:sz="8" w:space="0" w:color="auto"/>
            </w:tcBorders>
          </w:tcPr>
          <w:p w14:paraId="62DC36D8" w14:textId="77777777" w:rsidR="00C76B89" w:rsidRDefault="003F0558" w:rsidP="003351C1">
            <w:pPr>
              <w:rPr>
                <w:rFonts w:ascii="宋体" w:hAnsi="宋体" w:cs="宋体"/>
                <w:sz w:val="18"/>
                <w:szCs w:val="18"/>
              </w:rPr>
            </w:pPr>
            <w:r>
              <w:rPr>
                <w:rFonts w:ascii="宋体" w:hAnsi="宋体" w:cs="宋体" w:hint="eastAsia"/>
                <w:sz w:val="18"/>
                <w:szCs w:val="18"/>
              </w:rPr>
              <w:t>板块id</w:t>
            </w:r>
          </w:p>
        </w:tc>
        <w:tc>
          <w:tcPr>
            <w:tcW w:w="1515" w:type="dxa"/>
            <w:tcBorders>
              <w:top w:val="single" w:sz="8" w:space="0" w:color="auto"/>
            </w:tcBorders>
          </w:tcPr>
          <w:p w14:paraId="3530F9E6" w14:textId="77777777" w:rsidR="00C76B89" w:rsidRDefault="003F0558" w:rsidP="003351C1">
            <w:pPr>
              <w:rPr>
                <w:rFonts w:ascii="宋体" w:hAnsi="宋体" w:cs="宋体"/>
                <w:sz w:val="18"/>
                <w:szCs w:val="18"/>
              </w:rPr>
            </w:pPr>
            <w:r w:rsidRPr="003F0558">
              <w:rPr>
                <w:rFonts w:ascii="宋体" w:hAnsi="宋体" w:cs="宋体"/>
                <w:sz w:val="18"/>
                <w:szCs w:val="18"/>
              </w:rPr>
              <w:t>int(11)</w:t>
            </w:r>
          </w:p>
        </w:tc>
        <w:tc>
          <w:tcPr>
            <w:tcW w:w="3653" w:type="dxa"/>
            <w:tcBorders>
              <w:top w:val="single" w:sz="8" w:space="0" w:color="auto"/>
            </w:tcBorders>
          </w:tcPr>
          <w:p w14:paraId="32EFC8F1" w14:textId="77777777" w:rsidR="00C76B89" w:rsidRDefault="00C76B89" w:rsidP="003351C1">
            <w:pPr>
              <w:rPr>
                <w:rFonts w:ascii="宋体" w:hAnsi="宋体" w:cs="宋体"/>
                <w:sz w:val="18"/>
                <w:szCs w:val="18"/>
              </w:rPr>
            </w:pPr>
            <w:r>
              <w:rPr>
                <w:rFonts w:ascii="宋体" w:hAnsi="宋体" w:cs="宋体" w:hint="eastAsia"/>
                <w:sz w:val="18"/>
                <w:szCs w:val="18"/>
              </w:rPr>
              <w:t>primary key</w:t>
            </w:r>
            <w:r w:rsidR="003F0558">
              <w:rPr>
                <w:rFonts w:ascii="宋体" w:hAnsi="宋体" w:cs="宋体"/>
                <w:sz w:val="18"/>
                <w:szCs w:val="18"/>
              </w:rPr>
              <w:t xml:space="preserve"> </w:t>
            </w:r>
            <w:r w:rsidR="003F0558" w:rsidRPr="003F0558">
              <w:rPr>
                <w:rFonts w:ascii="宋体" w:hAnsi="宋体" w:cs="宋体"/>
                <w:sz w:val="18"/>
                <w:szCs w:val="18"/>
              </w:rPr>
              <w:t>NOT NULL AUTO_INCREMENT</w:t>
            </w:r>
          </w:p>
        </w:tc>
      </w:tr>
      <w:tr w:rsidR="00C76B89" w14:paraId="3A36D124" w14:textId="77777777" w:rsidTr="003351C1">
        <w:trPr>
          <w:jc w:val="center"/>
        </w:trPr>
        <w:tc>
          <w:tcPr>
            <w:tcW w:w="1701" w:type="dxa"/>
          </w:tcPr>
          <w:p w14:paraId="7D44F374" w14:textId="77777777" w:rsidR="00C76B89" w:rsidRDefault="003F0558" w:rsidP="0045717F">
            <w:pPr>
              <w:rPr>
                <w:rFonts w:ascii="宋体" w:hAnsi="宋体" w:cs="宋体"/>
                <w:sz w:val="18"/>
                <w:szCs w:val="18"/>
              </w:rPr>
            </w:pPr>
            <w:r w:rsidRPr="003F0558">
              <w:rPr>
                <w:rFonts w:ascii="宋体" w:hAnsi="宋体" w:cs="宋体"/>
                <w:sz w:val="18"/>
                <w:szCs w:val="18"/>
              </w:rPr>
              <w:t>sec_user_id</w:t>
            </w:r>
          </w:p>
        </w:tc>
        <w:tc>
          <w:tcPr>
            <w:tcW w:w="2040" w:type="dxa"/>
          </w:tcPr>
          <w:p w14:paraId="593CAA77" w14:textId="77777777" w:rsidR="00C76B89" w:rsidRDefault="003F0558" w:rsidP="003351C1">
            <w:pPr>
              <w:rPr>
                <w:rFonts w:ascii="宋体" w:hAnsi="宋体" w:cs="宋体"/>
                <w:sz w:val="18"/>
                <w:szCs w:val="18"/>
              </w:rPr>
            </w:pPr>
            <w:r w:rsidRPr="003F0558">
              <w:rPr>
                <w:rFonts w:ascii="宋体" w:hAnsi="宋体" w:cs="宋体" w:hint="eastAsia"/>
                <w:sz w:val="18"/>
                <w:szCs w:val="18"/>
              </w:rPr>
              <w:t>版主用户id</w:t>
            </w:r>
          </w:p>
        </w:tc>
        <w:tc>
          <w:tcPr>
            <w:tcW w:w="1515" w:type="dxa"/>
          </w:tcPr>
          <w:p w14:paraId="076484DB" w14:textId="77777777" w:rsidR="00C76B89" w:rsidRDefault="00C76B89" w:rsidP="003351C1">
            <w:pPr>
              <w:rPr>
                <w:rFonts w:ascii="宋体" w:hAnsi="宋体" w:cs="宋体"/>
                <w:sz w:val="18"/>
                <w:szCs w:val="18"/>
              </w:rPr>
            </w:pPr>
            <w:r>
              <w:rPr>
                <w:rFonts w:ascii="宋体" w:hAnsi="宋体" w:cs="宋体" w:hint="eastAsia"/>
                <w:sz w:val="18"/>
                <w:szCs w:val="18"/>
              </w:rPr>
              <w:t>varchar(30)</w:t>
            </w:r>
          </w:p>
        </w:tc>
        <w:tc>
          <w:tcPr>
            <w:tcW w:w="3653" w:type="dxa"/>
          </w:tcPr>
          <w:p w14:paraId="36496F12" w14:textId="77777777" w:rsidR="00C76B89" w:rsidRDefault="00F44091" w:rsidP="003351C1">
            <w:pPr>
              <w:rPr>
                <w:rFonts w:ascii="宋体" w:hAnsi="宋体" w:cs="宋体"/>
                <w:sz w:val="18"/>
                <w:szCs w:val="18"/>
              </w:rPr>
            </w:pPr>
            <w:r>
              <w:rPr>
                <w:rFonts w:ascii="宋体" w:hAnsi="宋体" w:cs="宋体" w:hint="eastAsia"/>
                <w:sz w:val="18"/>
                <w:szCs w:val="18"/>
              </w:rPr>
              <w:t>references</w:t>
            </w:r>
            <w:r>
              <w:rPr>
                <w:rFonts w:ascii="宋体" w:hAnsi="宋体" w:cs="宋体"/>
                <w:sz w:val="18"/>
                <w:szCs w:val="18"/>
              </w:rPr>
              <w:t xml:space="preserve"> t_user_info(user</w:t>
            </w:r>
            <w:r>
              <w:rPr>
                <w:rFonts w:ascii="宋体" w:hAnsi="宋体" w:cs="宋体" w:hint="eastAsia"/>
                <w:sz w:val="18"/>
                <w:szCs w:val="18"/>
              </w:rPr>
              <w:t>_</w:t>
            </w:r>
            <w:r>
              <w:rPr>
                <w:rFonts w:ascii="宋体" w:hAnsi="宋体" w:cs="宋体"/>
                <w:sz w:val="18"/>
                <w:szCs w:val="18"/>
              </w:rPr>
              <w:t>id)</w:t>
            </w:r>
          </w:p>
        </w:tc>
      </w:tr>
      <w:tr w:rsidR="00C76B89" w14:paraId="473C5595" w14:textId="77777777" w:rsidTr="003351C1">
        <w:trPr>
          <w:jc w:val="center"/>
        </w:trPr>
        <w:tc>
          <w:tcPr>
            <w:tcW w:w="1701" w:type="dxa"/>
          </w:tcPr>
          <w:p w14:paraId="6402367B" w14:textId="77777777" w:rsidR="00C76B89" w:rsidRDefault="003F0558" w:rsidP="003351C1">
            <w:pPr>
              <w:rPr>
                <w:rFonts w:ascii="宋体" w:hAnsi="宋体" w:cs="宋体"/>
                <w:sz w:val="18"/>
                <w:szCs w:val="18"/>
              </w:rPr>
            </w:pPr>
            <w:r w:rsidRPr="003F0558">
              <w:rPr>
                <w:rFonts w:ascii="宋体" w:hAnsi="宋体" w:cs="宋体"/>
                <w:sz w:val="18"/>
                <w:szCs w:val="18"/>
              </w:rPr>
              <w:t>sec_title</w:t>
            </w:r>
          </w:p>
        </w:tc>
        <w:tc>
          <w:tcPr>
            <w:tcW w:w="2040" w:type="dxa"/>
          </w:tcPr>
          <w:p w14:paraId="43F0F5CF" w14:textId="77777777" w:rsidR="00C76B89" w:rsidRDefault="003F0558" w:rsidP="003351C1">
            <w:pPr>
              <w:rPr>
                <w:rFonts w:ascii="宋体" w:hAnsi="宋体" w:cs="宋体"/>
                <w:sz w:val="18"/>
                <w:szCs w:val="18"/>
              </w:rPr>
            </w:pPr>
            <w:r w:rsidRPr="003F0558">
              <w:rPr>
                <w:rFonts w:ascii="宋体" w:hAnsi="宋体" w:cs="宋体" w:hint="eastAsia"/>
                <w:sz w:val="18"/>
                <w:szCs w:val="18"/>
              </w:rPr>
              <w:t>板块主题</w:t>
            </w:r>
          </w:p>
        </w:tc>
        <w:tc>
          <w:tcPr>
            <w:tcW w:w="1515" w:type="dxa"/>
          </w:tcPr>
          <w:p w14:paraId="0E12D9F9" w14:textId="77777777" w:rsidR="00C76B89" w:rsidRDefault="003F0558" w:rsidP="003351C1">
            <w:pPr>
              <w:rPr>
                <w:rFonts w:ascii="宋体" w:hAnsi="宋体" w:cs="宋体"/>
                <w:sz w:val="18"/>
                <w:szCs w:val="18"/>
              </w:rPr>
            </w:pPr>
            <w:r w:rsidRPr="003F0558">
              <w:rPr>
                <w:rFonts w:ascii="宋体" w:hAnsi="宋体" w:cs="宋体"/>
                <w:sz w:val="18"/>
                <w:szCs w:val="18"/>
              </w:rPr>
              <w:t>varchar(500)</w:t>
            </w:r>
          </w:p>
        </w:tc>
        <w:tc>
          <w:tcPr>
            <w:tcW w:w="3653" w:type="dxa"/>
          </w:tcPr>
          <w:p w14:paraId="0440DBC9" w14:textId="77777777" w:rsidR="00C76B89" w:rsidRDefault="00C76B89" w:rsidP="003351C1">
            <w:pPr>
              <w:rPr>
                <w:rFonts w:ascii="宋体" w:hAnsi="宋体" w:cs="宋体"/>
                <w:sz w:val="18"/>
                <w:szCs w:val="18"/>
              </w:rPr>
            </w:pPr>
          </w:p>
        </w:tc>
      </w:tr>
      <w:tr w:rsidR="00C76B89" w14:paraId="1036C13D" w14:textId="77777777" w:rsidTr="003351C1">
        <w:trPr>
          <w:jc w:val="center"/>
        </w:trPr>
        <w:tc>
          <w:tcPr>
            <w:tcW w:w="1701" w:type="dxa"/>
          </w:tcPr>
          <w:p w14:paraId="70AC0B5E" w14:textId="77777777" w:rsidR="00C76B89" w:rsidRDefault="003F0558" w:rsidP="0045717F">
            <w:pPr>
              <w:rPr>
                <w:rFonts w:ascii="宋体" w:hAnsi="宋体" w:cs="宋体"/>
                <w:sz w:val="18"/>
                <w:szCs w:val="18"/>
              </w:rPr>
            </w:pPr>
            <w:r w:rsidRPr="003F0558">
              <w:rPr>
                <w:rFonts w:ascii="宋体" w:hAnsi="宋体" w:cs="宋体"/>
                <w:sz w:val="18"/>
                <w:szCs w:val="18"/>
              </w:rPr>
              <w:t>create</w:t>
            </w:r>
          </w:p>
        </w:tc>
        <w:tc>
          <w:tcPr>
            <w:tcW w:w="2040" w:type="dxa"/>
          </w:tcPr>
          <w:p w14:paraId="133D17FA" w14:textId="77777777" w:rsidR="00C76B89" w:rsidRDefault="003F0558" w:rsidP="003351C1">
            <w:pPr>
              <w:rPr>
                <w:rFonts w:ascii="宋体" w:hAnsi="宋体" w:cs="宋体"/>
                <w:sz w:val="18"/>
                <w:szCs w:val="18"/>
              </w:rPr>
            </w:pPr>
            <w:r>
              <w:rPr>
                <w:rFonts w:ascii="宋体" w:hAnsi="宋体" w:cs="宋体" w:hint="eastAsia"/>
                <w:sz w:val="18"/>
                <w:szCs w:val="18"/>
              </w:rPr>
              <w:t>创建时间</w:t>
            </w:r>
          </w:p>
        </w:tc>
        <w:tc>
          <w:tcPr>
            <w:tcW w:w="1515" w:type="dxa"/>
          </w:tcPr>
          <w:p w14:paraId="29CD8AFE" w14:textId="77777777" w:rsidR="00C76B89" w:rsidRDefault="003F0558" w:rsidP="003351C1">
            <w:pPr>
              <w:rPr>
                <w:rFonts w:ascii="宋体" w:hAnsi="宋体" w:cs="宋体"/>
                <w:sz w:val="18"/>
                <w:szCs w:val="18"/>
              </w:rPr>
            </w:pPr>
            <w:r w:rsidRPr="003F0558">
              <w:rPr>
                <w:rFonts w:ascii="宋体" w:hAnsi="宋体" w:cs="宋体"/>
                <w:sz w:val="18"/>
                <w:szCs w:val="18"/>
              </w:rPr>
              <w:t>datetime(0)</w:t>
            </w:r>
          </w:p>
        </w:tc>
        <w:tc>
          <w:tcPr>
            <w:tcW w:w="3653" w:type="dxa"/>
          </w:tcPr>
          <w:p w14:paraId="4D59FC74" w14:textId="77777777" w:rsidR="00C76B89" w:rsidRDefault="00C76B89" w:rsidP="003351C1">
            <w:pPr>
              <w:rPr>
                <w:rFonts w:ascii="宋体" w:hAnsi="宋体" w:cs="宋体"/>
                <w:sz w:val="18"/>
                <w:szCs w:val="18"/>
              </w:rPr>
            </w:pPr>
          </w:p>
        </w:tc>
      </w:tr>
      <w:tr w:rsidR="00C76B89" w14:paraId="4E95E6CC" w14:textId="77777777" w:rsidTr="003351C1">
        <w:trPr>
          <w:jc w:val="center"/>
        </w:trPr>
        <w:tc>
          <w:tcPr>
            <w:tcW w:w="1701" w:type="dxa"/>
          </w:tcPr>
          <w:p w14:paraId="1FA0057F" w14:textId="77777777" w:rsidR="00C76B89" w:rsidRDefault="00500CA8" w:rsidP="003351C1">
            <w:pPr>
              <w:rPr>
                <w:rFonts w:ascii="宋体" w:hAnsi="宋体" w:cs="宋体"/>
                <w:sz w:val="18"/>
                <w:szCs w:val="18"/>
              </w:rPr>
            </w:pPr>
            <w:r>
              <w:rPr>
                <w:rFonts w:ascii="宋体" w:hAnsi="宋体" w:cs="宋体" w:hint="eastAsia"/>
                <w:sz w:val="18"/>
                <w:szCs w:val="18"/>
              </w:rPr>
              <w:t>update</w:t>
            </w:r>
          </w:p>
        </w:tc>
        <w:tc>
          <w:tcPr>
            <w:tcW w:w="2040" w:type="dxa"/>
          </w:tcPr>
          <w:p w14:paraId="58FFA5CA" w14:textId="77777777" w:rsidR="00C76B89" w:rsidRDefault="00500CA8" w:rsidP="003351C1">
            <w:pPr>
              <w:rPr>
                <w:rFonts w:ascii="宋体" w:hAnsi="宋体" w:cs="宋体"/>
                <w:sz w:val="18"/>
                <w:szCs w:val="18"/>
              </w:rPr>
            </w:pPr>
            <w:r>
              <w:rPr>
                <w:rFonts w:ascii="宋体" w:hAnsi="宋体" w:cs="宋体" w:hint="eastAsia"/>
                <w:sz w:val="18"/>
                <w:szCs w:val="18"/>
              </w:rPr>
              <w:t>更新时间</w:t>
            </w:r>
          </w:p>
        </w:tc>
        <w:tc>
          <w:tcPr>
            <w:tcW w:w="1515" w:type="dxa"/>
          </w:tcPr>
          <w:p w14:paraId="62880940" w14:textId="77777777" w:rsidR="00C76B89" w:rsidRDefault="00500CA8" w:rsidP="003351C1">
            <w:pPr>
              <w:rPr>
                <w:rFonts w:ascii="宋体" w:hAnsi="宋体" w:cs="宋体"/>
                <w:sz w:val="18"/>
                <w:szCs w:val="18"/>
              </w:rPr>
            </w:pPr>
            <w:r w:rsidRPr="00500CA8">
              <w:rPr>
                <w:rFonts w:ascii="宋体" w:hAnsi="宋体" w:cs="宋体"/>
                <w:sz w:val="18"/>
                <w:szCs w:val="18"/>
              </w:rPr>
              <w:t>timestamp(0)</w:t>
            </w:r>
          </w:p>
        </w:tc>
        <w:tc>
          <w:tcPr>
            <w:tcW w:w="3653" w:type="dxa"/>
          </w:tcPr>
          <w:p w14:paraId="17D7D869" w14:textId="77777777" w:rsidR="00C76B89" w:rsidRDefault="00500CA8" w:rsidP="003351C1">
            <w:pPr>
              <w:rPr>
                <w:rFonts w:ascii="宋体" w:hAnsi="宋体" w:cs="宋体"/>
                <w:sz w:val="18"/>
                <w:szCs w:val="18"/>
              </w:rPr>
            </w:pPr>
            <w:r w:rsidRPr="00500CA8">
              <w:rPr>
                <w:rFonts w:ascii="宋体" w:hAnsi="宋体" w:cs="宋体"/>
                <w:sz w:val="18"/>
                <w:szCs w:val="18"/>
              </w:rPr>
              <w:t>ON UPDATE CURRENT_TIMESTAMP(0)</w:t>
            </w:r>
          </w:p>
        </w:tc>
      </w:tr>
    </w:tbl>
    <w:p w14:paraId="67C3F1DB" w14:textId="77777777" w:rsidR="002B132B" w:rsidRDefault="002B132B" w:rsidP="002B132B">
      <w:pPr>
        <w:pStyle w:val="af3"/>
        <w:spacing w:line="360" w:lineRule="exact"/>
        <w:ind w:left="426" w:firstLineChars="0" w:firstLine="0"/>
        <w:rPr>
          <w:rFonts w:ascii="宋体" w:eastAsia="宋体" w:hAnsi="宋体" w:cs="宋体"/>
          <w:sz w:val="24"/>
          <w:szCs w:val="24"/>
        </w:rPr>
      </w:pPr>
    </w:p>
    <w:p w14:paraId="63223EEA" w14:textId="77777777" w:rsidR="00C76B89" w:rsidRPr="00C54E62" w:rsidRDefault="00500CA8" w:rsidP="003351C1">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帖子表</w:t>
      </w:r>
      <w:r w:rsidRPr="00500CA8">
        <w:rPr>
          <w:rFonts w:ascii="宋体" w:eastAsia="宋体" w:hAnsi="宋体" w:cs="宋体"/>
          <w:sz w:val="24"/>
          <w:szCs w:val="24"/>
        </w:rPr>
        <w:t>t_article</w:t>
      </w:r>
      <w:r w:rsidR="00C76B89" w:rsidRPr="00C54E62">
        <w:rPr>
          <w:rFonts w:ascii="宋体" w:eastAsia="宋体" w:hAnsi="宋体" w:cs="宋体" w:hint="eastAsia"/>
          <w:sz w:val="24"/>
          <w:szCs w:val="24"/>
        </w:rPr>
        <w:t>：</w:t>
      </w:r>
      <w:r>
        <w:rPr>
          <w:rFonts w:ascii="宋体" w:eastAsia="宋体" w:hAnsi="宋体" w:cs="宋体" w:hint="eastAsia"/>
          <w:sz w:val="24"/>
          <w:szCs w:val="24"/>
        </w:rPr>
        <w:t>用来存储用户的发帖信息</w:t>
      </w:r>
      <w:r w:rsidR="00C76B89" w:rsidRPr="00C54E62">
        <w:rPr>
          <w:rFonts w:ascii="宋体" w:eastAsia="宋体" w:hAnsi="宋体" w:cs="宋体" w:hint="eastAsia"/>
          <w:sz w:val="24"/>
          <w:szCs w:val="24"/>
        </w:rPr>
        <w:t>，具有</w:t>
      </w:r>
      <w:r>
        <w:rPr>
          <w:rFonts w:ascii="宋体" w:eastAsia="宋体" w:hAnsi="宋体" w:cs="宋体" w:hint="eastAsia"/>
          <w:sz w:val="24"/>
          <w:szCs w:val="24"/>
        </w:rPr>
        <w:t>文章id、文章标题、发帖用户id</w:t>
      </w:r>
      <w:r w:rsidR="00C76B89" w:rsidRPr="00C54E62">
        <w:rPr>
          <w:rFonts w:ascii="宋体" w:eastAsia="宋体" w:hAnsi="宋体" w:cs="宋体" w:hint="eastAsia"/>
          <w:sz w:val="24"/>
          <w:szCs w:val="24"/>
        </w:rPr>
        <w:t>等字段，具体如表4-</w:t>
      </w:r>
      <w:r w:rsidR="00F44091">
        <w:rPr>
          <w:rFonts w:ascii="宋体" w:eastAsia="宋体" w:hAnsi="宋体" w:cs="宋体" w:hint="eastAsia"/>
          <w:sz w:val="24"/>
          <w:szCs w:val="24"/>
        </w:rPr>
        <w:t>3</w:t>
      </w:r>
      <w:r w:rsidR="00390CB1">
        <w:rPr>
          <w:rFonts w:ascii="宋体" w:eastAsia="宋体" w:hAnsi="宋体" w:cs="宋体" w:hint="eastAsia"/>
          <w:sz w:val="24"/>
          <w:szCs w:val="24"/>
        </w:rPr>
        <w:t>所示</w:t>
      </w:r>
      <w:r w:rsidR="00C76B89">
        <w:rPr>
          <w:rFonts w:ascii="宋体" w:eastAsia="宋体" w:hAnsi="宋体" w:cs="宋体" w:hint="eastAsia"/>
          <w:sz w:val="24"/>
          <w:szCs w:val="24"/>
        </w:rPr>
        <w:t>。</w:t>
      </w:r>
    </w:p>
    <w:p w14:paraId="33D4877A" w14:textId="77777777" w:rsidR="00C76B89" w:rsidRPr="009E7F68" w:rsidRDefault="00C76B89" w:rsidP="003351C1">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表4-</w:t>
      </w:r>
      <w:r w:rsidR="002B132B" w:rsidRPr="009E7F68">
        <w:rPr>
          <w:rFonts w:ascii="黑体" w:hAnsi="黑体" w:cs="黑体" w:hint="eastAsia"/>
          <w:sz w:val="18"/>
          <w:szCs w:val="18"/>
        </w:rPr>
        <w:t>3</w:t>
      </w:r>
      <w:r w:rsidRPr="009E7F68">
        <w:rPr>
          <w:rFonts w:ascii="黑体" w:hAnsi="黑体" w:cs="黑体" w:hint="eastAsia"/>
          <w:sz w:val="18"/>
          <w:szCs w:val="18"/>
        </w:rPr>
        <w:t xml:space="preserve"> </w:t>
      </w:r>
      <w:r w:rsidR="00F44091" w:rsidRPr="00F44091">
        <w:rPr>
          <w:rFonts w:ascii="黑体" w:hAnsi="黑体" w:cs="黑体"/>
          <w:sz w:val="18"/>
          <w:szCs w:val="18"/>
        </w:rPr>
        <w:t>t_article</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81"/>
        <w:gridCol w:w="2144"/>
        <w:gridCol w:w="1592"/>
        <w:gridCol w:w="3840"/>
      </w:tblGrid>
      <w:tr w:rsidR="00C76B89" w14:paraId="7F4F2188" w14:textId="77777777" w:rsidTr="00D92188">
        <w:trPr>
          <w:trHeight w:val="300"/>
          <w:jc w:val="center"/>
        </w:trPr>
        <w:tc>
          <w:tcPr>
            <w:tcW w:w="1381" w:type="dxa"/>
            <w:tcBorders>
              <w:bottom w:val="single" w:sz="8" w:space="0" w:color="auto"/>
            </w:tcBorders>
          </w:tcPr>
          <w:p w14:paraId="7B5E1F72" w14:textId="77777777" w:rsidR="00C76B89" w:rsidRDefault="00C76B89" w:rsidP="003351C1">
            <w:pPr>
              <w:rPr>
                <w:sz w:val="18"/>
                <w:szCs w:val="18"/>
              </w:rPr>
            </w:pPr>
            <w:r>
              <w:rPr>
                <w:rFonts w:hint="eastAsia"/>
                <w:sz w:val="18"/>
                <w:szCs w:val="18"/>
              </w:rPr>
              <w:t>属性名</w:t>
            </w:r>
          </w:p>
        </w:tc>
        <w:tc>
          <w:tcPr>
            <w:tcW w:w="2144" w:type="dxa"/>
            <w:tcBorders>
              <w:bottom w:val="single" w:sz="8" w:space="0" w:color="auto"/>
            </w:tcBorders>
          </w:tcPr>
          <w:p w14:paraId="64E9473B" w14:textId="77777777" w:rsidR="00C76B89" w:rsidRDefault="00C76B89" w:rsidP="003351C1">
            <w:pPr>
              <w:rPr>
                <w:sz w:val="18"/>
                <w:szCs w:val="18"/>
              </w:rPr>
            </w:pPr>
            <w:r>
              <w:rPr>
                <w:rFonts w:hint="eastAsia"/>
                <w:sz w:val="18"/>
                <w:szCs w:val="18"/>
              </w:rPr>
              <w:t>属性描述</w:t>
            </w:r>
          </w:p>
        </w:tc>
        <w:tc>
          <w:tcPr>
            <w:tcW w:w="1592" w:type="dxa"/>
            <w:tcBorders>
              <w:bottom w:val="single" w:sz="8" w:space="0" w:color="auto"/>
            </w:tcBorders>
          </w:tcPr>
          <w:p w14:paraId="645E9526" w14:textId="77777777" w:rsidR="00C76B89" w:rsidRDefault="00C76B89" w:rsidP="003351C1">
            <w:pPr>
              <w:rPr>
                <w:sz w:val="18"/>
                <w:szCs w:val="18"/>
              </w:rPr>
            </w:pPr>
            <w:r>
              <w:rPr>
                <w:rFonts w:hint="eastAsia"/>
                <w:sz w:val="18"/>
                <w:szCs w:val="18"/>
              </w:rPr>
              <w:t>属性类型</w:t>
            </w:r>
          </w:p>
        </w:tc>
        <w:tc>
          <w:tcPr>
            <w:tcW w:w="3840" w:type="dxa"/>
            <w:tcBorders>
              <w:bottom w:val="single" w:sz="8" w:space="0" w:color="auto"/>
            </w:tcBorders>
          </w:tcPr>
          <w:p w14:paraId="1B8CB02B" w14:textId="77777777" w:rsidR="00C76B89" w:rsidRDefault="00C76B89" w:rsidP="003351C1">
            <w:pPr>
              <w:rPr>
                <w:sz w:val="18"/>
                <w:szCs w:val="18"/>
              </w:rPr>
            </w:pPr>
            <w:r>
              <w:rPr>
                <w:rFonts w:hint="eastAsia"/>
                <w:sz w:val="18"/>
                <w:szCs w:val="18"/>
              </w:rPr>
              <w:t>约束</w:t>
            </w:r>
          </w:p>
        </w:tc>
      </w:tr>
      <w:tr w:rsidR="00C76B89" w14:paraId="6F5E3B9E" w14:textId="77777777" w:rsidTr="00D92188">
        <w:trPr>
          <w:trHeight w:val="315"/>
          <w:jc w:val="center"/>
        </w:trPr>
        <w:tc>
          <w:tcPr>
            <w:tcW w:w="1381" w:type="dxa"/>
            <w:tcBorders>
              <w:top w:val="single" w:sz="8" w:space="0" w:color="auto"/>
            </w:tcBorders>
          </w:tcPr>
          <w:p w14:paraId="19C65C4A" w14:textId="77777777" w:rsidR="00C76B89" w:rsidRDefault="00F44091" w:rsidP="003351C1">
            <w:pPr>
              <w:rPr>
                <w:rFonts w:ascii="宋体" w:hAnsi="宋体" w:cs="宋体"/>
                <w:sz w:val="18"/>
                <w:szCs w:val="18"/>
              </w:rPr>
            </w:pPr>
            <w:r w:rsidRPr="00F44091">
              <w:rPr>
                <w:rFonts w:ascii="宋体" w:hAnsi="宋体" w:cs="宋体"/>
                <w:sz w:val="18"/>
                <w:szCs w:val="18"/>
              </w:rPr>
              <w:t>art_id</w:t>
            </w:r>
          </w:p>
        </w:tc>
        <w:tc>
          <w:tcPr>
            <w:tcW w:w="2144" w:type="dxa"/>
            <w:tcBorders>
              <w:top w:val="single" w:sz="8" w:space="0" w:color="auto"/>
            </w:tcBorders>
          </w:tcPr>
          <w:p w14:paraId="69CF3C5A" w14:textId="77777777" w:rsidR="00C76B89" w:rsidRDefault="00F44091" w:rsidP="003351C1">
            <w:pPr>
              <w:rPr>
                <w:rFonts w:ascii="宋体" w:hAnsi="宋体" w:cs="宋体"/>
                <w:sz w:val="18"/>
                <w:szCs w:val="18"/>
              </w:rPr>
            </w:pPr>
            <w:r>
              <w:rPr>
                <w:rFonts w:ascii="宋体" w:hAnsi="宋体" w:cs="宋体" w:hint="eastAsia"/>
                <w:sz w:val="18"/>
                <w:szCs w:val="18"/>
              </w:rPr>
              <w:t>文章id</w:t>
            </w:r>
          </w:p>
        </w:tc>
        <w:tc>
          <w:tcPr>
            <w:tcW w:w="1592" w:type="dxa"/>
            <w:tcBorders>
              <w:top w:val="single" w:sz="8" w:space="0" w:color="auto"/>
            </w:tcBorders>
          </w:tcPr>
          <w:p w14:paraId="4E4B2EBF" w14:textId="77777777" w:rsidR="00C76B89" w:rsidRDefault="00F44091"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tc>
        <w:tc>
          <w:tcPr>
            <w:tcW w:w="3840" w:type="dxa"/>
            <w:tcBorders>
              <w:top w:val="single" w:sz="8" w:space="0" w:color="auto"/>
            </w:tcBorders>
          </w:tcPr>
          <w:p w14:paraId="354D3E5D" w14:textId="77777777" w:rsidR="00C76B89" w:rsidRDefault="00C76B89" w:rsidP="003351C1">
            <w:pPr>
              <w:rPr>
                <w:rFonts w:ascii="宋体" w:hAnsi="宋体" w:cs="宋体"/>
                <w:sz w:val="18"/>
                <w:szCs w:val="18"/>
              </w:rPr>
            </w:pPr>
            <w:r>
              <w:rPr>
                <w:rFonts w:ascii="宋体" w:hAnsi="宋体" w:cs="宋体" w:hint="eastAsia"/>
                <w:sz w:val="18"/>
                <w:szCs w:val="18"/>
              </w:rPr>
              <w:t>primary key</w:t>
            </w:r>
            <w:r w:rsidR="00F44091">
              <w:rPr>
                <w:rFonts w:ascii="宋体" w:hAnsi="宋体" w:cs="宋体"/>
                <w:sz w:val="18"/>
                <w:szCs w:val="18"/>
              </w:rPr>
              <w:t xml:space="preserve"> </w:t>
            </w:r>
            <w:r w:rsidR="00F44091" w:rsidRPr="00F44091">
              <w:rPr>
                <w:rFonts w:ascii="宋体" w:hAnsi="宋体" w:cs="宋体"/>
                <w:sz w:val="18"/>
                <w:szCs w:val="18"/>
              </w:rPr>
              <w:t>NOT NULL AUTO_INCREMENT</w:t>
            </w:r>
          </w:p>
        </w:tc>
      </w:tr>
      <w:tr w:rsidR="00C76B89" w14:paraId="60B220CB" w14:textId="77777777" w:rsidTr="00D92188">
        <w:trPr>
          <w:trHeight w:val="1197"/>
          <w:jc w:val="center"/>
        </w:trPr>
        <w:tc>
          <w:tcPr>
            <w:tcW w:w="1381" w:type="dxa"/>
          </w:tcPr>
          <w:p w14:paraId="0D220155" w14:textId="77777777" w:rsidR="00F44091" w:rsidRDefault="00F44091" w:rsidP="003351C1">
            <w:pPr>
              <w:rPr>
                <w:rFonts w:ascii="宋体" w:hAnsi="宋体" w:cs="宋体"/>
                <w:sz w:val="18"/>
                <w:szCs w:val="18"/>
              </w:rPr>
            </w:pPr>
            <w:r w:rsidRPr="00F44091">
              <w:rPr>
                <w:rFonts w:ascii="宋体" w:hAnsi="宋体" w:cs="宋体"/>
                <w:sz w:val="18"/>
                <w:szCs w:val="18"/>
              </w:rPr>
              <w:t>art_user_id</w:t>
            </w:r>
          </w:p>
          <w:p w14:paraId="6C99C0C4" w14:textId="77777777" w:rsidR="00F44091" w:rsidRDefault="00F44091" w:rsidP="003351C1">
            <w:pPr>
              <w:rPr>
                <w:rFonts w:ascii="宋体" w:hAnsi="宋体" w:cs="宋体"/>
                <w:sz w:val="18"/>
                <w:szCs w:val="18"/>
              </w:rPr>
            </w:pPr>
            <w:r w:rsidRPr="00F44091">
              <w:rPr>
                <w:rFonts w:ascii="宋体" w:hAnsi="宋体" w:cs="宋体"/>
                <w:sz w:val="18"/>
                <w:szCs w:val="18"/>
              </w:rPr>
              <w:t>art_title</w:t>
            </w:r>
          </w:p>
          <w:p w14:paraId="61850375" w14:textId="77777777" w:rsidR="00F44091" w:rsidRDefault="00F44091" w:rsidP="003351C1">
            <w:pPr>
              <w:rPr>
                <w:rFonts w:ascii="宋体" w:hAnsi="宋体" w:cs="宋体"/>
                <w:sz w:val="18"/>
                <w:szCs w:val="18"/>
              </w:rPr>
            </w:pPr>
            <w:r w:rsidRPr="00F44091">
              <w:rPr>
                <w:rFonts w:ascii="宋体" w:hAnsi="宋体" w:cs="宋体"/>
                <w:sz w:val="18"/>
                <w:szCs w:val="18"/>
              </w:rPr>
              <w:t>art_content</w:t>
            </w:r>
          </w:p>
          <w:p w14:paraId="46E27AD7" w14:textId="77777777" w:rsidR="00C76B89" w:rsidRDefault="00F44091" w:rsidP="003351C1">
            <w:pPr>
              <w:rPr>
                <w:rFonts w:ascii="宋体" w:hAnsi="宋体" w:cs="宋体"/>
                <w:sz w:val="18"/>
                <w:szCs w:val="18"/>
              </w:rPr>
            </w:pPr>
            <w:r w:rsidRPr="00F44091">
              <w:rPr>
                <w:rFonts w:ascii="宋体" w:hAnsi="宋体" w:cs="宋体"/>
                <w:sz w:val="18"/>
                <w:szCs w:val="18"/>
              </w:rPr>
              <w:t>art_sec_id</w:t>
            </w:r>
          </w:p>
          <w:p w14:paraId="798F740D" w14:textId="77777777" w:rsidR="00F44091" w:rsidRDefault="00F44091" w:rsidP="00F44091">
            <w:pPr>
              <w:rPr>
                <w:rFonts w:ascii="宋体" w:hAnsi="宋体" w:cs="宋体"/>
                <w:sz w:val="18"/>
                <w:szCs w:val="18"/>
              </w:rPr>
            </w:pPr>
            <w:r w:rsidRPr="00F44091">
              <w:rPr>
                <w:rFonts w:ascii="宋体" w:hAnsi="宋体" w:cs="宋体"/>
                <w:sz w:val="18"/>
                <w:szCs w:val="18"/>
              </w:rPr>
              <w:t>art_hot_num</w:t>
            </w:r>
          </w:p>
          <w:p w14:paraId="0F6410C9" w14:textId="77777777" w:rsidR="00F44091" w:rsidRDefault="00F44091" w:rsidP="00F44091">
            <w:pPr>
              <w:rPr>
                <w:rFonts w:ascii="宋体" w:hAnsi="宋体" w:cs="宋体"/>
                <w:sz w:val="18"/>
                <w:szCs w:val="18"/>
              </w:rPr>
            </w:pPr>
            <w:r w:rsidRPr="00F44091">
              <w:rPr>
                <w:rFonts w:ascii="宋体" w:hAnsi="宋体" w:cs="宋体"/>
                <w:sz w:val="18"/>
                <w:szCs w:val="18"/>
              </w:rPr>
              <w:t>is_top</w:t>
            </w:r>
          </w:p>
          <w:p w14:paraId="0CE49E74" w14:textId="77777777" w:rsidR="00F44091" w:rsidRDefault="00F44091" w:rsidP="00F44091">
            <w:pPr>
              <w:rPr>
                <w:rFonts w:ascii="宋体" w:hAnsi="宋体" w:cs="宋体"/>
                <w:sz w:val="18"/>
                <w:szCs w:val="18"/>
              </w:rPr>
            </w:pPr>
            <w:r w:rsidRPr="00F44091">
              <w:rPr>
                <w:rFonts w:ascii="宋体" w:hAnsi="宋体" w:cs="宋体"/>
                <w:sz w:val="18"/>
                <w:szCs w:val="18"/>
              </w:rPr>
              <w:t>create</w:t>
            </w:r>
          </w:p>
          <w:p w14:paraId="399F7ACB" w14:textId="77777777" w:rsidR="00F44091" w:rsidRPr="00F44091" w:rsidRDefault="00F44091" w:rsidP="00F44091">
            <w:pPr>
              <w:rPr>
                <w:rFonts w:ascii="宋体" w:hAnsi="宋体" w:cs="宋体"/>
                <w:sz w:val="18"/>
                <w:szCs w:val="18"/>
              </w:rPr>
            </w:pPr>
            <w:r>
              <w:rPr>
                <w:rFonts w:ascii="宋体" w:hAnsi="宋体" w:cs="宋体" w:hint="eastAsia"/>
                <w:sz w:val="18"/>
                <w:szCs w:val="18"/>
              </w:rPr>
              <w:t>u</w:t>
            </w:r>
            <w:r>
              <w:rPr>
                <w:rFonts w:ascii="宋体" w:hAnsi="宋体" w:cs="宋体"/>
                <w:sz w:val="18"/>
                <w:szCs w:val="18"/>
              </w:rPr>
              <w:t>pdate</w:t>
            </w:r>
          </w:p>
        </w:tc>
        <w:tc>
          <w:tcPr>
            <w:tcW w:w="2144" w:type="dxa"/>
          </w:tcPr>
          <w:p w14:paraId="36368F7E" w14:textId="77777777" w:rsidR="00F44091" w:rsidRDefault="00F44091" w:rsidP="003351C1">
            <w:pPr>
              <w:rPr>
                <w:rFonts w:ascii="宋体" w:hAnsi="宋体" w:cs="宋体"/>
                <w:sz w:val="18"/>
                <w:szCs w:val="18"/>
              </w:rPr>
            </w:pPr>
            <w:r>
              <w:rPr>
                <w:rFonts w:ascii="宋体" w:hAnsi="宋体" w:cs="宋体" w:hint="eastAsia"/>
                <w:sz w:val="18"/>
                <w:szCs w:val="18"/>
              </w:rPr>
              <w:t>发帖</w:t>
            </w:r>
            <w:r w:rsidRPr="00F44091">
              <w:rPr>
                <w:rFonts w:ascii="宋体" w:hAnsi="宋体" w:cs="宋体" w:hint="eastAsia"/>
                <w:sz w:val="18"/>
                <w:szCs w:val="18"/>
              </w:rPr>
              <w:t>用户id</w:t>
            </w:r>
          </w:p>
          <w:p w14:paraId="662BB521" w14:textId="77777777" w:rsidR="00F44091" w:rsidRDefault="00F44091" w:rsidP="003351C1">
            <w:pPr>
              <w:rPr>
                <w:rFonts w:ascii="宋体" w:hAnsi="宋体" w:cs="宋体"/>
                <w:sz w:val="18"/>
                <w:szCs w:val="18"/>
              </w:rPr>
            </w:pPr>
            <w:r w:rsidRPr="00F44091">
              <w:rPr>
                <w:rFonts w:ascii="宋体" w:hAnsi="宋体" w:cs="宋体" w:hint="eastAsia"/>
                <w:sz w:val="18"/>
                <w:szCs w:val="18"/>
              </w:rPr>
              <w:t>文章标题</w:t>
            </w:r>
          </w:p>
          <w:p w14:paraId="35D0A375" w14:textId="77777777" w:rsidR="00C76B89" w:rsidRDefault="00F44091" w:rsidP="003351C1">
            <w:pPr>
              <w:rPr>
                <w:rFonts w:ascii="宋体" w:hAnsi="宋体" w:cs="宋体"/>
                <w:sz w:val="18"/>
                <w:szCs w:val="18"/>
              </w:rPr>
            </w:pPr>
            <w:r>
              <w:rPr>
                <w:rFonts w:ascii="宋体" w:hAnsi="宋体" w:cs="宋体" w:hint="eastAsia"/>
                <w:sz w:val="18"/>
                <w:szCs w:val="18"/>
              </w:rPr>
              <w:t>文章内容</w:t>
            </w:r>
          </w:p>
          <w:p w14:paraId="201B8BA2" w14:textId="77777777" w:rsidR="00C76B89" w:rsidRDefault="00F44091" w:rsidP="003351C1">
            <w:pPr>
              <w:rPr>
                <w:rFonts w:ascii="宋体" w:hAnsi="宋体" w:cs="宋体"/>
                <w:sz w:val="18"/>
                <w:szCs w:val="18"/>
              </w:rPr>
            </w:pPr>
            <w:r>
              <w:rPr>
                <w:rFonts w:ascii="宋体" w:hAnsi="宋体" w:cs="宋体" w:hint="eastAsia"/>
                <w:sz w:val="18"/>
                <w:szCs w:val="18"/>
              </w:rPr>
              <w:t>所属板块id</w:t>
            </w:r>
          </w:p>
          <w:p w14:paraId="5BC88E4E" w14:textId="77777777" w:rsidR="00F44091" w:rsidRDefault="00F44091" w:rsidP="00F44091">
            <w:pPr>
              <w:rPr>
                <w:rFonts w:ascii="宋体" w:hAnsi="宋体" w:cs="宋体"/>
                <w:sz w:val="18"/>
                <w:szCs w:val="18"/>
              </w:rPr>
            </w:pPr>
            <w:r>
              <w:rPr>
                <w:rFonts w:ascii="宋体" w:hAnsi="宋体" w:cs="宋体" w:hint="eastAsia"/>
                <w:sz w:val="18"/>
                <w:szCs w:val="18"/>
              </w:rPr>
              <w:t>文章热度</w:t>
            </w:r>
          </w:p>
          <w:p w14:paraId="380838FA" w14:textId="77777777" w:rsidR="00F44091" w:rsidRDefault="00F44091" w:rsidP="00F44091">
            <w:pPr>
              <w:rPr>
                <w:rFonts w:ascii="宋体" w:hAnsi="宋体" w:cs="宋体"/>
                <w:sz w:val="18"/>
                <w:szCs w:val="18"/>
              </w:rPr>
            </w:pPr>
            <w:r>
              <w:rPr>
                <w:rFonts w:ascii="宋体" w:hAnsi="宋体" w:cs="宋体" w:hint="eastAsia"/>
                <w:sz w:val="18"/>
                <w:szCs w:val="18"/>
              </w:rPr>
              <w:t>是否置顶1：置顶</w:t>
            </w:r>
          </w:p>
          <w:p w14:paraId="2E7EA537" w14:textId="77777777" w:rsidR="00F44091" w:rsidRDefault="00F44091" w:rsidP="00F44091">
            <w:pPr>
              <w:rPr>
                <w:rFonts w:ascii="宋体" w:hAnsi="宋体" w:cs="宋体"/>
                <w:sz w:val="18"/>
                <w:szCs w:val="18"/>
              </w:rPr>
            </w:pPr>
            <w:r>
              <w:rPr>
                <w:rFonts w:ascii="宋体" w:hAnsi="宋体" w:cs="宋体" w:hint="eastAsia"/>
                <w:sz w:val="18"/>
                <w:szCs w:val="18"/>
              </w:rPr>
              <w:t>创建时间</w:t>
            </w:r>
          </w:p>
          <w:p w14:paraId="4B94F304" w14:textId="77777777" w:rsidR="00F44091" w:rsidRPr="00F44091" w:rsidRDefault="00F44091" w:rsidP="00F44091">
            <w:pPr>
              <w:rPr>
                <w:rFonts w:ascii="宋体" w:hAnsi="宋体" w:cs="宋体"/>
                <w:sz w:val="18"/>
                <w:szCs w:val="18"/>
              </w:rPr>
            </w:pPr>
            <w:r>
              <w:rPr>
                <w:rFonts w:ascii="宋体" w:hAnsi="宋体" w:cs="宋体" w:hint="eastAsia"/>
                <w:sz w:val="18"/>
                <w:szCs w:val="18"/>
              </w:rPr>
              <w:t>更新时间</w:t>
            </w:r>
          </w:p>
        </w:tc>
        <w:tc>
          <w:tcPr>
            <w:tcW w:w="1592" w:type="dxa"/>
          </w:tcPr>
          <w:p w14:paraId="2C3BB799" w14:textId="77777777" w:rsidR="00C76B89" w:rsidRDefault="00F44091"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09FF2594" w14:textId="77777777" w:rsidR="00C76B89" w:rsidRDefault="00F44091" w:rsidP="003351C1">
            <w:pPr>
              <w:rPr>
                <w:rFonts w:ascii="宋体" w:hAnsi="宋体" w:cs="宋体"/>
                <w:sz w:val="18"/>
                <w:szCs w:val="18"/>
              </w:rPr>
            </w:pPr>
            <w:r>
              <w:rPr>
                <w:rFonts w:ascii="宋体" w:hAnsi="宋体" w:cs="宋体" w:hint="eastAsia"/>
                <w:sz w:val="18"/>
                <w:szCs w:val="18"/>
              </w:rPr>
              <w:t>v</w:t>
            </w:r>
            <w:r w:rsidR="00C76B89">
              <w:rPr>
                <w:rFonts w:ascii="宋体" w:hAnsi="宋体" w:cs="宋体"/>
                <w:sz w:val="18"/>
                <w:szCs w:val="18"/>
              </w:rPr>
              <w:t>archar</w:t>
            </w:r>
            <w:r w:rsidR="00C76B89">
              <w:rPr>
                <w:rFonts w:ascii="宋体" w:hAnsi="宋体" w:cs="宋体" w:hint="eastAsia"/>
                <w:sz w:val="18"/>
                <w:szCs w:val="18"/>
              </w:rPr>
              <w:t>（20）</w:t>
            </w:r>
          </w:p>
          <w:p w14:paraId="1C514CB3" w14:textId="77777777" w:rsidR="00F44091" w:rsidRDefault="00F44091" w:rsidP="003351C1">
            <w:pPr>
              <w:rPr>
                <w:rFonts w:ascii="宋体" w:hAnsi="宋体" w:cs="宋体"/>
                <w:sz w:val="18"/>
                <w:szCs w:val="18"/>
              </w:rPr>
            </w:pPr>
            <w:r w:rsidRPr="00F44091">
              <w:rPr>
                <w:rFonts w:ascii="宋体" w:hAnsi="宋体" w:cs="宋体"/>
                <w:sz w:val="18"/>
                <w:szCs w:val="18"/>
              </w:rPr>
              <w:t>text</w:t>
            </w:r>
          </w:p>
          <w:p w14:paraId="75F82FC3" w14:textId="77777777" w:rsidR="00C76B89" w:rsidRDefault="00F44091"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r w:rsidR="00C76B89">
              <w:rPr>
                <w:rFonts w:ascii="宋体" w:hAnsi="宋体" w:cs="宋体" w:hint="eastAsia"/>
                <w:sz w:val="18"/>
                <w:szCs w:val="18"/>
              </w:rPr>
              <w:t>）</w:t>
            </w:r>
          </w:p>
          <w:p w14:paraId="4D4D49A5" w14:textId="77777777" w:rsidR="00F44091" w:rsidRDefault="00F44091" w:rsidP="00F4409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290F17E2" w14:textId="77777777" w:rsidR="00F44091" w:rsidRDefault="00F44091" w:rsidP="00F44091">
            <w:pPr>
              <w:rPr>
                <w:rFonts w:ascii="宋体" w:hAnsi="宋体" w:cs="宋体"/>
                <w:sz w:val="18"/>
                <w:szCs w:val="18"/>
              </w:rPr>
            </w:pPr>
            <w:r>
              <w:rPr>
                <w:rFonts w:ascii="宋体" w:hAnsi="宋体" w:cs="宋体" w:hint="eastAsia"/>
                <w:sz w:val="18"/>
                <w:szCs w:val="18"/>
              </w:rPr>
              <w:t>c</w:t>
            </w:r>
            <w:r>
              <w:rPr>
                <w:rFonts w:ascii="宋体" w:hAnsi="宋体" w:cs="宋体"/>
                <w:sz w:val="18"/>
                <w:szCs w:val="18"/>
              </w:rPr>
              <w:t>har</w:t>
            </w:r>
            <w:r>
              <w:rPr>
                <w:rFonts w:ascii="宋体" w:hAnsi="宋体" w:cs="宋体" w:hint="eastAsia"/>
                <w:sz w:val="18"/>
                <w:szCs w:val="18"/>
              </w:rPr>
              <w:t>（2）</w:t>
            </w:r>
          </w:p>
          <w:p w14:paraId="431403E1" w14:textId="77777777" w:rsidR="00F44091" w:rsidRPr="00F44091" w:rsidRDefault="00F44091" w:rsidP="00F44091">
            <w:pPr>
              <w:rPr>
                <w:rFonts w:ascii="宋体" w:hAnsi="宋体" w:cs="宋体"/>
                <w:sz w:val="18"/>
                <w:szCs w:val="18"/>
              </w:rPr>
            </w:pPr>
            <w:r>
              <w:rPr>
                <w:rFonts w:ascii="宋体" w:hAnsi="宋体" w:cs="宋体" w:hint="eastAsia"/>
                <w:sz w:val="18"/>
                <w:szCs w:val="18"/>
              </w:rPr>
              <w:t>datatime</w:t>
            </w:r>
            <w:r>
              <w:rPr>
                <w:rFonts w:ascii="宋体" w:hAnsi="宋体" w:cs="宋体"/>
                <w:sz w:val="18"/>
                <w:szCs w:val="18"/>
              </w:rPr>
              <w:t>(0)</w:t>
            </w:r>
            <w:r>
              <w:rPr>
                <w:rFonts w:ascii="宋体" w:hAnsi="宋体" w:cs="宋体"/>
                <w:sz w:val="18"/>
                <w:szCs w:val="18"/>
              </w:rPr>
              <w:br/>
            </w:r>
            <w:r>
              <w:rPr>
                <w:rFonts w:ascii="宋体" w:hAnsi="宋体" w:cs="宋体" w:hint="eastAsia"/>
                <w:sz w:val="18"/>
                <w:szCs w:val="18"/>
              </w:rPr>
              <w:t>timestamp（0）</w:t>
            </w:r>
          </w:p>
        </w:tc>
        <w:tc>
          <w:tcPr>
            <w:tcW w:w="3840" w:type="dxa"/>
          </w:tcPr>
          <w:p w14:paraId="71E5B337" w14:textId="77777777" w:rsidR="00C76B89" w:rsidRDefault="00F44091" w:rsidP="003351C1">
            <w:pPr>
              <w:rPr>
                <w:rFonts w:ascii="宋体" w:hAnsi="宋体" w:cs="宋体"/>
                <w:sz w:val="18"/>
                <w:szCs w:val="18"/>
              </w:rPr>
            </w:pPr>
            <w:r>
              <w:rPr>
                <w:rFonts w:ascii="宋体" w:hAnsi="宋体" w:cs="宋体" w:hint="eastAsia"/>
                <w:sz w:val="18"/>
                <w:szCs w:val="18"/>
              </w:rPr>
              <w:t>references</w:t>
            </w:r>
            <w:r>
              <w:rPr>
                <w:rFonts w:ascii="宋体" w:hAnsi="宋体" w:cs="宋体"/>
                <w:sz w:val="18"/>
                <w:szCs w:val="18"/>
              </w:rPr>
              <w:t xml:space="preserve"> t_user_info(user</w:t>
            </w:r>
            <w:r>
              <w:rPr>
                <w:rFonts w:ascii="宋体" w:hAnsi="宋体" w:cs="宋体" w:hint="eastAsia"/>
                <w:sz w:val="18"/>
                <w:szCs w:val="18"/>
              </w:rPr>
              <w:t>_</w:t>
            </w:r>
            <w:r>
              <w:rPr>
                <w:rFonts w:ascii="宋体" w:hAnsi="宋体" w:cs="宋体"/>
                <w:sz w:val="18"/>
                <w:szCs w:val="18"/>
              </w:rPr>
              <w:t>id)</w:t>
            </w:r>
          </w:p>
          <w:p w14:paraId="14193514" w14:textId="77777777" w:rsidR="00C76B89" w:rsidRDefault="00C76B89" w:rsidP="003351C1">
            <w:pPr>
              <w:rPr>
                <w:rFonts w:ascii="宋体" w:hAnsi="宋体" w:cs="宋体"/>
                <w:sz w:val="18"/>
                <w:szCs w:val="18"/>
              </w:rPr>
            </w:pPr>
          </w:p>
          <w:p w14:paraId="2615E98E" w14:textId="77777777" w:rsidR="00F44091" w:rsidRDefault="00F44091" w:rsidP="00F44091">
            <w:pPr>
              <w:rPr>
                <w:rFonts w:ascii="宋体" w:hAnsi="宋体" w:cs="宋体"/>
                <w:sz w:val="18"/>
                <w:szCs w:val="18"/>
              </w:rPr>
            </w:pPr>
          </w:p>
          <w:p w14:paraId="31ADA349" w14:textId="77777777" w:rsidR="00F44091" w:rsidRDefault="00F44091" w:rsidP="00F44091">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t_section(sec_id)</w:t>
            </w:r>
          </w:p>
          <w:p w14:paraId="6D5DF1EC" w14:textId="77777777" w:rsidR="00F44091" w:rsidRDefault="00F44091" w:rsidP="00F44091">
            <w:pPr>
              <w:rPr>
                <w:rFonts w:ascii="宋体" w:hAnsi="宋体" w:cs="宋体"/>
                <w:sz w:val="18"/>
                <w:szCs w:val="18"/>
              </w:rPr>
            </w:pPr>
          </w:p>
          <w:p w14:paraId="4816D2BC" w14:textId="77777777" w:rsidR="00F44091" w:rsidRPr="00F44091" w:rsidRDefault="00F44091" w:rsidP="00F44091">
            <w:pPr>
              <w:rPr>
                <w:rFonts w:ascii="宋体" w:hAnsi="宋体" w:cs="宋体"/>
                <w:sz w:val="18"/>
                <w:szCs w:val="18"/>
              </w:rPr>
            </w:pPr>
          </w:p>
          <w:p w14:paraId="2E9F54A2" w14:textId="77777777" w:rsidR="00F44091" w:rsidRDefault="00F44091" w:rsidP="00F44091">
            <w:pPr>
              <w:rPr>
                <w:rFonts w:ascii="宋体" w:hAnsi="宋体" w:cs="宋体"/>
                <w:sz w:val="18"/>
                <w:szCs w:val="18"/>
              </w:rPr>
            </w:pPr>
          </w:p>
          <w:p w14:paraId="317E98A1" w14:textId="77777777" w:rsidR="00F44091" w:rsidRPr="00F44091" w:rsidRDefault="00F44091" w:rsidP="00F44091">
            <w:pPr>
              <w:rPr>
                <w:rFonts w:ascii="宋体" w:hAnsi="宋体" w:cs="宋体"/>
                <w:sz w:val="18"/>
                <w:szCs w:val="18"/>
              </w:rPr>
            </w:pPr>
            <w:r w:rsidRPr="00F44091">
              <w:rPr>
                <w:rFonts w:ascii="宋体" w:hAnsi="宋体" w:cs="宋体"/>
                <w:sz w:val="18"/>
                <w:szCs w:val="18"/>
              </w:rPr>
              <w:t>ON UPDATE CURRENT_TIMESTAMP(0)</w:t>
            </w:r>
          </w:p>
        </w:tc>
      </w:tr>
    </w:tbl>
    <w:p w14:paraId="2CA0F074" w14:textId="77777777" w:rsidR="000D6D74" w:rsidRPr="00F44091" w:rsidRDefault="00F44091" w:rsidP="00F44091">
      <w:pPr>
        <w:spacing w:line="360" w:lineRule="exact"/>
        <w:rPr>
          <w:rFonts w:ascii="宋体" w:eastAsia="宋体" w:hAnsi="宋体" w:cs="宋体"/>
          <w:sz w:val="24"/>
          <w:szCs w:val="24"/>
        </w:rPr>
      </w:pPr>
      <w:r>
        <w:rPr>
          <w:rFonts w:ascii="宋体" w:eastAsia="宋体" w:hAnsi="宋体" w:cs="宋体"/>
          <w:sz w:val="24"/>
          <w:szCs w:val="24"/>
        </w:rPr>
        <w:tab/>
      </w:r>
    </w:p>
    <w:p w14:paraId="35354A6A" w14:textId="77777777" w:rsidR="00C76B89" w:rsidRPr="0050635E" w:rsidRDefault="00F44091" w:rsidP="003351C1">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帖子类型表</w:t>
      </w:r>
      <w:r w:rsidRPr="00F44091">
        <w:rPr>
          <w:rFonts w:ascii="宋体" w:eastAsia="宋体" w:hAnsi="宋体" w:cs="宋体"/>
          <w:sz w:val="24"/>
          <w:szCs w:val="24"/>
        </w:rPr>
        <w:t>t_article_type</w:t>
      </w:r>
      <w:r w:rsidR="00C76B89" w:rsidRPr="0050635E">
        <w:rPr>
          <w:rFonts w:ascii="宋体" w:eastAsia="宋体" w:hAnsi="宋体" w:cs="宋体" w:hint="eastAsia"/>
          <w:sz w:val="24"/>
          <w:szCs w:val="24"/>
        </w:rPr>
        <w:t>，：</w:t>
      </w:r>
      <w:r>
        <w:rPr>
          <w:rFonts w:ascii="宋体" w:eastAsia="宋体" w:hAnsi="宋体" w:cs="宋体" w:hint="eastAsia"/>
          <w:sz w:val="24"/>
          <w:szCs w:val="24"/>
        </w:rPr>
        <w:t>存储发布的帖子分类信息，主要含有</w:t>
      </w:r>
      <w:r w:rsidR="00BC3BB7">
        <w:rPr>
          <w:rFonts w:ascii="宋体" w:eastAsia="宋体" w:hAnsi="宋体" w:cs="宋体" w:hint="eastAsia"/>
          <w:sz w:val="24"/>
          <w:szCs w:val="24"/>
        </w:rPr>
        <w:t>类型id、类型名、创建时间</w:t>
      </w:r>
      <w:r w:rsidR="00C76B89" w:rsidRPr="0050635E">
        <w:rPr>
          <w:rFonts w:ascii="宋体" w:eastAsia="宋体" w:hAnsi="宋体" w:cs="宋体" w:hint="eastAsia"/>
          <w:sz w:val="24"/>
          <w:szCs w:val="24"/>
        </w:rPr>
        <w:t>等字段，具体如表4-</w:t>
      </w:r>
      <w:r w:rsidR="002B132B">
        <w:rPr>
          <w:rFonts w:ascii="宋体" w:eastAsia="宋体" w:hAnsi="宋体" w:cs="宋体" w:hint="eastAsia"/>
          <w:sz w:val="24"/>
          <w:szCs w:val="24"/>
        </w:rPr>
        <w:t>4</w:t>
      </w:r>
      <w:r w:rsidR="00390CB1">
        <w:rPr>
          <w:rFonts w:ascii="宋体" w:eastAsia="宋体" w:hAnsi="宋体" w:cs="宋体" w:hint="eastAsia"/>
          <w:sz w:val="24"/>
          <w:szCs w:val="24"/>
        </w:rPr>
        <w:t>所示</w:t>
      </w:r>
      <w:r w:rsidR="00C76B89">
        <w:rPr>
          <w:rFonts w:ascii="宋体" w:eastAsia="宋体" w:hAnsi="宋体" w:cs="宋体" w:hint="eastAsia"/>
          <w:sz w:val="24"/>
          <w:szCs w:val="24"/>
        </w:rPr>
        <w:t>。</w:t>
      </w:r>
    </w:p>
    <w:p w14:paraId="587487CB" w14:textId="77777777" w:rsidR="00C76B89" w:rsidRPr="009E7F68" w:rsidRDefault="00C76B89" w:rsidP="003351C1">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表4-</w:t>
      </w:r>
      <w:r w:rsidR="002B132B" w:rsidRPr="009E7F68">
        <w:rPr>
          <w:rFonts w:ascii="黑体" w:hAnsi="黑体" w:cs="黑体" w:hint="eastAsia"/>
          <w:sz w:val="18"/>
          <w:szCs w:val="18"/>
        </w:rPr>
        <w:t>4</w:t>
      </w:r>
      <w:r w:rsidRPr="009E7F68">
        <w:rPr>
          <w:rFonts w:ascii="黑体" w:hAnsi="黑体" w:cs="黑体" w:hint="eastAsia"/>
          <w:sz w:val="18"/>
          <w:szCs w:val="18"/>
        </w:rPr>
        <w:t xml:space="preserve"> </w:t>
      </w:r>
      <w:r w:rsidR="00BC3BB7" w:rsidRPr="00BC3BB7">
        <w:rPr>
          <w:rFonts w:ascii="黑体" w:hAnsi="黑体" w:cs="黑体"/>
          <w:sz w:val="18"/>
          <w:szCs w:val="18"/>
        </w:rPr>
        <w:t>t_article_type</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14"/>
        <w:gridCol w:w="2040"/>
        <w:gridCol w:w="1515"/>
        <w:gridCol w:w="3653"/>
      </w:tblGrid>
      <w:tr w:rsidR="00C76B89" w14:paraId="7EDD3EB5" w14:textId="77777777" w:rsidTr="003351C1">
        <w:trPr>
          <w:jc w:val="center"/>
        </w:trPr>
        <w:tc>
          <w:tcPr>
            <w:tcW w:w="1314" w:type="dxa"/>
            <w:tcBorders>
              <w:bottom w:val="single" w:sz="8" w:space="0" w:color="auto"/>
            </w:tcBorders>
          </w:tcPr>
          <w:p w14:paraId="098A54EF" w14:textId="77777777" w:rsidR="00C76B89" w:rsidRDefault="00C76B89" w:rsidP="003351C1">
            <w:pPr>
              <w:rPr>
                <w:sz w:val="18"/>
                <w:szCs w:val="18"/>
              </w:rPr>
            </w:pPr>
            <w:r>
              <w:rPr>
                <w:rFonts w:hint="eastAsia"/>
                <w:sz w:val="18"/>
                <w:szCs w:val="18"/>
              </w:rPr>
              <w:t>属性名</w:t>
            </w:r>
          </w:p>
        </w:tc>
        <w:tc>
          <w:tcPr>
            <w:tcW w:w="2040" w:type="dxa"/>
            <w:tcBorders>
              <w:bottom w:val="single" w:sz="8" w:space="0" w:color="auto"/>
            </w:tcBorders>
          </w:tcPr>
          <w:p w14:paraId="1AE914AA" w14:textId="77777777" w:rsidR="00C76B89" w:rsidRDefault="00C76B89" w:rsidP="003351C1">
            <w:pPr>
              <w:rPr>
                <w:sz w:val="18"/>
                <w:szCs w:val="18"/>
              </w:rPr>
            </w:pPr>
            <w:r>
              <w:rPr>
                <w:rFonts w:hint="eastAsia"/>
                <w:sz w:val="18"/>
                <w:szCs w:val="18"/>
              </w:rPr>
              <w:t>属性描述</w:t>
            </w:r>
          </w:p>
        </w:tc>
        <w:tc>
          <w:tcPr>
            <w:tcW w:w="1515" w:type="dxa"/>
            <w:tcBorders>
              <w:bottom w:val="single" w:sz="8" w:space="0" w:color="auto"/>
            </w:tcBorders>
          </w:tcPr>
          <w:p w14:paraId="7ACA8E4D" w14:textId="77777777" w:rsidR="00C76B89" w:rsidRDefault="00C76B89" w:rsidP="003351C1">
            <w:pPr>
              <w:rPr>
                <w:sz w:val="18"/>
                <w:szCs w:val="18"/>
              </w:rPr>
            </w:pPr>
            <w:r>
              <w:rPr>
                <w:rFonts w:hint="eastAsia"/>
                <w:sz w:val="18"/>
                <w:szCs w:val="18"/>
              </w:rPr>
              <w:t>属性类型</w:t>
            </w:r>
          </w:p>
        </w:tc>
        <w:tc>
          <w:tcPr>
            <w:tcW w:w="3653" w:type="dxa"/>
            <w:tcBorders>
              <w:bottom w:val="single" w:sz="8" w:space="0" w:color="auto"/>
            </w:tcBorders>
          </w:tcPr>
          <w:p w14:paraId="47C22A4A" w14:textId="77777777" w:rsidR="00C76B89" w:rsidRDefault="00C76B89" w:rsidP="003351C1">
            <w:pPr>
              <w:rPr>
                <w:sz w:val="18"/>
                <w:szCs w:val="18"/>
              </w:rPr>
            </w:pPr>
            <w:r>
              <w:rPr>
                <w:rFonts w:hint="eastAsia"/>
                <w:sz w:val="18"/>
                <w:szCs w:val="18"/>
              </w:rPr>
              <w:t>约束</w:t>
            </w:r>
          </w:p>
        </w:tc>
      </w:tr>
      <w:tr w:rsidR="00C76B89" w14:paraId="7AA437B5" w14:textId="77777777" w:rsidTr="003351C1">
        <w:trPr>
          <w:jc w:val="center"/>
        </w:trPr>
        <w:tc>
          <w:tcPr>
            <w:tcW w:w="1314" w:type="dxa"/>
            <w:tcBorders>
              <w:top w:val="single" w:sz="8" w:space="0" w:color="auto"/>
            </w:tcBorders>
          </w:tcPr>
          <w:p w14:paraId="08BBA031" w14:textId="77777777" w:rsidR="00C76B89" w:rsidRDefault="00BC3BB7" w:rsidP="003351C1">
            <w:pPr>
              <w:rPr>
                <w:rFonts w:ascii="宋体" w:hAnsi="宋体" w:cs="宋体"/>
                <w:sz w:val="18"/>
                <w:szCs w:val="18"/>
              </w:rPr>
            </w:pPr>
            <w:r w:rsidRPr="00BC3BB7">
              <w:rPr>
                <w:rFonts w:ascii="宋体" w:hAnsi="宋体" w:cs="宋体"/>
                <w:sz w:val="18"/>
                <w:szCs w:val="18"/>
              </w:rPr>
              <w:t>type_id</w:t>
            </w:r>
          </w:p>
        </w:tc>
        <w:tc>
          <w:tcPr>
            <w:tcW w:w="2040" w:type="dxa"/>
            <w:tcBorders>
              <w:top w:val="single" w:sz="8" w:space="0" w:color="auto"/>
            </w:tcBorders>
          </w:tcPr>
          <w:p w14:paraId="20FD23C9" w14:textId="77777777" w:rsidR="00C76B89" w:rsidRDefault="00BC3BB7" w:rsidP="003351C1">
            <w:pPr>
              <w:rPr>
                <w:rFonts w:ascii="宋体" w:hAnsi="宋体" w:cs="宋体"/>
                <w:sz w:val="18"/>
                <w:szCs w:val="18"/>
              </w:rPr>
            </w:pPr>
            <w:r>
              <w:rPr>
                <w:rFonts w:ascii="宋体" w:hAnsi="宋体" w:cs="宋体" w:hint="eastAsia"/>
                <w:sz w:val="18"/>
                <w:szCs w:val="18"/>
              </w:rPr>
              <w:t>类型id</w:t>
            </w:r>
          </w:p>
        </w:tc>
        <w:tc>
          <w:tcPr>
            <w:tcW w:w="1515" w:type="dxa"/>
            <w:tcBorders>
              <w:top w:val="single" w:sz="8" w:space="0" w:color="auto"/>
            </w:tcBorders>
          </w:tcPr>
          <w:p w14:paraId="2A52A166" w14:textId="77777777" w:rsidR="00C76B89" w:rsidRDefault="00BC3BB7"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tc>
        <w:tc>
          <w:tcPr>
            <w:tcW w:w="3653" w:type="dxa"/>
            <w:tcBorders>
              <w:top w:val="single" w:sz="8" w:space="0" w:color="auto"/>
            </w:tcBorders>
          </w:tcPr>
          <w:p w14:paraId="3F06958E" w14:textId="77777777" w:rsidR="00C76B89" w:rsidRDefault="00C76B89" w:rsidP="003351C1">
            <w:pPr>
              <w:rPr>
                <w:rFonts w:ascii="宋体" w:hAnsi="宋体" w:cs="宋体"/>
                <w:sz w:val="18"/>
                <w:szCs w:val="18"/>
              </w:rPr>
            </w:pPr>
            <w:r>
              <w:rPr>
                <w:rFonts w:ascii="宋体" w:hAnsi="宋体" w:cs="宋体" w:hint="eastAsia"/>
                <w:sz w:val="18"/>
                <w:szCs w:val="18"/>
              </w:rPr>
              <w:t>primary key</w:t>
            </w:r>
            <w:r w:rsidR="00BC3BB7">
              <w:rPr>
                <w:rFonts w:ascii="宋体" w:hAnsi="宋体" w:cs="宋体"/>
                <w:sz w:val="18"/>
                <w:szCs w:val="18"/>
              </w:rPr>
              <w:t xml:space="preserve"> </w:t>
            </w:r>
            <w:r w:rsidR="00BC3BB7" w:rsidRPr="00BC3BB7">
              <w:rPr>
                <w:rFonts w:ascii="宋体" w:hAnsi="宋体" w:cs="宋体"/>
                <w:sz w:val="18"/>
                <w:szCs w:val="18"/>
              </w:rPr>
              <w:t>NOT NULL AUTO_INCREMENT</w:t>
            </w:r>
          </w:p>
        </w:tc>
      </w:tr>
      <w:tr w:rsidR="00C76B89" w14:paraId="6D7E303C" w14:textId="77777777" w:rsidTr="003351C1">
        <w:trPr>
          <w:jc w:val="center"/>
        </w:trPr>
        <w:tc>
          <w:tcPr>
            <w:tcW w:w="1314" w:type="dxa"/>
          </w:tcPr>
          <w:p w14:paraId="08FA13C4" w14:textId="77777777" w:rsidR="00C76B89" w:rsidRDefault="00BC3BB7" w:rsidP="003351C1">
            <w:pPr>
              <w:rPr>
                <w:rFonts w:ascii="宋体" w:hAnsi="宋体" w:cs="宋体"/>
                <w:sz w:val="18"/>
                <w:szCs w:val="18"/>
              </w:rPr>
            </w:pPr>
            <w:r w:rsidRPr="00BC3BB7">
              <w:rPr>
                <w:rFonts w:ascii="宋体" w:hAnsi="宋体" w:cs="宋体"/>
                <w:sz w:val="18"/>
                <w:szCs w:val="18"/>
              </w:rPr>
              <w:lastRenderedPageBreak/>
              <w:t>type_name</w:t>
            </w:r>
          </w:p>
        </w:tc>
        <w:tc>
          <w:tcPr>
            <w:tcW w:w="2040" w:type="dxa"/>
          </w:tcPr>
          <w:p w14:paraId="7CD5072A" w14:textId="77777777" w:rsidR="00C76B89" w:rsidRDefault="00BC3BB7" w:rsidP="003351C1">
            <w:pPr>
              <w:rPr>
                <w:rFonts w:ascii="宋体" w:hAnsi="宋体" w:cs="宋体"/>
                <w:sz w:val="18"/>
                <w:szCs w:val="18"/>
              </w:rPr>
            </w:pPr>
            <w:r>
              <w:rPr>
                <w:rFonts w:ascii="宋体" w:hAnsi="宋体" w:cs="宋体" w:hint="eastAsia"/>
                <w:sz w:val="18"/>
                <w:szCs w:val="18"/>
              </w:rPr>
              <w:t>类型名</w:t>
            </w:r>
          </w:p>
        </w:tc>
        <w:tc>
          <w:tcPr>
            <w:tcW w:w="1515" w:type="dxa"/>
          </w:tcPr>
          <w:p w14:paraId="1380C29B" w14:textId="77777777" w:rsidR="00C76B89" w:rsidRDefault="00C76B89" w:rsidP="003351C1">
            <w:pPr>
              <w:rPr>
                <w:rFonts w:ascii="宋体" w:hAnsi="宋体" w:cs="宋体"/>
                <w:sz w:val="18"/>
                <w:szCs w:val="18"/>
              </w:rPr>
            </w:pPr>
            <w:r>
              <w:rPr>
                <w:rFonts w:ascii="宋体" w:hAnsi="宋体" w:cs="宋体"/>
                <w:sz w:val="18"/>
                <w:szCs w:val="18"/>
              </w:rPr>
              <w:t>Varchar</w:t>
            </w:r>
            <w:r>
              <w:rPr>
                <w:rFonts w:ascii="宋体" w:hAnsi="宋体" w:cs="宋体" w:hint="eastAsia"/>
                <w:sz w:val="18"/>
                <w:szCs w:val="18"/>
              </w:rPr>
              <w:t>（</w:t>
            </w:r>
            <w:r w:rsidR="00BC3BB7">
              <w:rPr>
                <w:rFonts w:ascii="宋体" w:hAnsi="宋体" w:cs="宋体"/>
                <w:sz w:val="18"/>
                <w:szCs w:val="18"/>
              </w:rPr>
              <w:t>255</w:t>
            </w:r>
            <w:r>
              <w:rPr>
                <w:rFonts w:ascii="宋体" w:hAnsi="宋体" w:cs="宋体" w:hint="eastAsia"/>
                <w:sz w:val="18"/>
                <w:szCs w:val="18"/>
              </w:rPr>
              <w:t>）</w:t>
            </w:r>
          </w:p>
        </w:tc>
        <w:tc>
          <w:tcPr>
            <w:tcW w:w="3653" w:type="dxa"/>
          </w:tcPr>
          <w:p w14:paraId="4DB680F6" w14:textId="77777777" w:rsidR="00C76B89" w:rsidRDefault="00C76B89" w:rsidP="003351C1">
            <w:pPr>
              <w:rPr>
                <w:rFonts w:ascii="宋体" w:hAnsi="宋体" w:cs="宋体"/>
                <w:sz w:val="18"/>
                <w:szCs w:val="18"/>
              </w:rPr>
            </w:pPr>
          </w:p>
        </w:tc>
      </w:tr>
      <w:tr w:rsidR="00C76B89" w14:paraId="6DC42643" w14:textId="77777777" w:rsidTr="003351C1">
        <w:trPr>
          <w:jc w:val="center"/>
        </w:trPr>
        <w:tc>
          <w:tcPr>
            <w:tcW w:w="1314" w:type="dxa"/>
          </w:tcPr>
          <w:p w14:paraId="1D0D69F5" w14:textId="77777777" w:rsidR="00C76B89" w:rsidRDefault="00BC3BB7" w:rsidP="003351C1">
            <w:pPr>
              <w:rPr>
                <w:rFonts w:ascii="宋体" w:hAnsi="宋体" w:cs="宋体"/>
                <w:sz w:val="18"/>
                <w:szCs w:val="18"/>
              </w:rPr>
            </w:pPr>
            <w:r w:rsidRPr="00BC3BB7">
              <w:rPr>
                <w:rFonts w:ascii="宋体" w:hAnsi="宋体" w:cs="宋体"/>
                <w:sz w:val="18"/>
                <w:szCs w:val="18"/>
              </w:rPr>
              <w:t>create</w:t>
            </w:r>
          </w:p>
          <w:p w14:paraId="26A68EBB" w14:textId="77777777" w:rsidR="00BC3BB7" w:rsidRDefault="00BC3BB7" w:rsidP="003351C1">
            <w:pPr>
              <w:rPr>
                <w:rFonts w:ascii="宋体" w:hAnsi="宋体" w:cs="宋体"/>
                <w:sz w:val="18"/>
                <w:szCs w:val="18"/>
              </w:rPr>
            </w:pPr>
            <w:r>
              <w:rPr>
                <w:rFonts w:ascii="宋体" w:hAnsi="宋体" w:cs="宋体" w:hint="eastAsia"/>
                <w:sz w:val="18"/>
                <w:szCs w:val="18"/>
              </w:rPr>
              <w:t>u</w:t>
            </w:r>
            <w:r>
              <w:rPr>
                <w:rFonts w:ascii="宋体" w:hAnsi="宋体" w:cs="宋体"/>
                <w:sz w:val="18"/>
                <w:szCs w:val="18"/>
              </w:rPr>
              <w:t>pdate</w:t>
            </w:r>
          </w:p>
        </w:tc>
        <w:tc>
          <w:tcPr>
            <w:tcW w:w="2040" w:type="dxa"/>
          </w:tcPr>
          <w:p w14:paraId="5EBE74A6" w14:textId="77777777" w:rsidR="00C76B89" w:rsidRDefault="00BC3BB7" w:rsidP="003351C1">
            <w:pPr>
              <w:rPr>
                <w:rFonts w:ascii="宋体" w:hAnsi="宋体" w:cs="宋体"/>
                <w:sz w:val="18"/>
                <w:szCs w:val="18"/>
              </w:rPr>
            </w:pPr>
            <w:r>
              <w:rPr>
                <w:rFonts w:ascii="宋体" w:hAnsi="宋体" w:cs="宋体" w:hint="eastAsia"/>
                <w:sz w:val="18"/>
                <w:szCs w:val="18"/>
              </w:rPr>
              <w:t>创建时间</w:t>
            </w:r>
          </w:p>
          <w:p w14:paraId="4B8DE08B" w14:textId="77777777" w:rsidR="00BC3BB7" w:rsidRPr="00BC3BB7" w:rsidRDefault="00BC3BB7" w:rsidP="00BC3BB7">
            <w:pPr>
              <w:rPr>
                <w:rFonts w:ascii="宋体" w:hAnsi="宋体" w:cs="宋体"/>
                <w:sz w:val="18"/>
                <w:szCs w:val="18"/>
              </w:rPr>
            </w:pPr>
            <w:r>
              <w:rPr>
                <w:rFonts w:ascii="宋体" w:hAnsi="宋体" w:cs="宋体" w:hint="eastAsia"/>
                <w:sz w:val="18"/>
                <w:szCs w:val="18"/>
              </w:rPr>
              <w:t>更新时间</w:t>
            </w:r>
          </w:p>
        </w:tc>
        <w:tc>
          <w:tcPr>
            <w:tcW w:w="1515" w:type="dxa"/>
          </w:tcPr>
          <w:p w14:paraId="1CEBFEFA" w14:textId="77777777" w:rsidR="00C76B89" w:rsidRDefault="00BC3BB7" w:rsidP="003351C1">
            <w:pPr>
              <w:rPr>
                <w:rFonts w:ascii="宋体" w:hAnsi="宋体" w:cs="宋体"/>
                <w:sz w:val="18"/>
                <w:szCs w:val="18"/>
              </w:rPr>
            </w:pPr>
            <w:r>
              <w:rPr>
                <w:rFonts w:ascii="宋体" w:hAnsi="宋体" w:cs="宋体" w:hint="eastAsia"/>
                <w:sz w:val="18"/>
                <w:szCs w:val="18"/>
              </w:rPr>
              <w:t>datatime</w:t>
            </w:r>
            <w:r w:rsidR="00C76B89">
              <w:rPr>
                <w:rFonts w:ascii="宋体" w:hAnsi="宋体" w:cs="宋体" w:hint="eastAsia"/>
                <w:sz w:val="18"/>
                <w:szCs w:val="18"/>
              </w:rPr>
              <w:t>（0）</w:t>
            </w:r>
          </w:p>
          <w:p w14:paraId="24A1856E" w14:textId="77777777" w:rsidR="00BC3BB7" w:rsidRPr="00BC3BB7" w:rsidRDefault="00BC3BB7" w:rsidP="00BC3BB7">
            <w:pPr>
              <w:rPr>
                <w:rFonts w:ascii="宋体" w:hAnsi="宋体" w:cs="宋体"/>
                <w:sz w:val="18"/>
                <w:szCs w:val="18"/>
              </w:rPr>
            </w:pPr>
            <w:r>
              <w:rPr>
                <w:rFonts w:ascii="宋体" w:hAnsi="宋体" w:cs="宋体" w:hint="eastAsia"/>
                <w:sz w:val="18"/>
                <w:szCs w:val="18"/>
              </w:rPr>
              <w:t>timestamp</w:t>
            </w:r>
            <w:r>
              <w:rPr>
                <w:rFonts w:ascii="宋体" w:hAnsi="宋体" w:cs="宋体"/>
                <w:sz w:val="18"/>
                <w:szCs w:val="18"/>
              </w:rPr>
              <w:t>(0)</w:t>
            </w:r>
          </w:p>
        </w:tc>
        <w:tc>
          <w:tcPr>
            <w:tcW w:w="3653" w:type="dxa"/>
          </w:tcPr>
          <w:p w14:paraId="638880CF" w14:textId="77777777" w:rsidR="00C76B89" w:rsidRDefault="00C76B89" w:rsidP="003351C1">
            <w:pPr>
              <w:rPr>
                <w:rFonts w:ascii="宋体" w:hAnsi="宋体" w:cs="宋体"/>
                <w:sz w:val="18"/>
                <w:szCs w:val="18"/>
              </w:rPr>
            </w:pPr>
          </w:p>
          <w:p w14:paraId="06C279B7" w14:textId="77777777" w:rsidR="00BC3BB7" w:rsidRPr="00BC3BB7" w:rsidRDefault="00BC3BB7" w:rsidP="00BC3BB7">
            <w:pPr>
              <w:rPr>
                <w:rFonts w:ascii="宋体" w:hAnsi="宋体" w:cs="宋体"/>
                <w:sz w:val="18"/>
                <w:szCs w:val="18"/>
              </w:rPr>
            </w:pPr>
            <w:r w:rsidRPr="00F44091">
              <w:rPr>
                <w:rFonts w:ascii="宋体" w:hAnsi="宋体" w:cs="宋体"/>
                <w:sz w:val="18"/>
                <w:szCs w:val="18"/>
              </w:rPr>
              <w:t>ON UPDATE CURRENT_TIMESTAMP(0)</w:t>
            </w:r>
          </w:p>
        </w:tc>
      </w:tr>
    </w:tbl>
    <w:p w14:paraId="18FCCECE" w14:textId="77777777" w:rsidR="002B132B" w:rsidRDefault="002B132B" w:rsidP="002B132B">
      <w:pPr>
        <w:pStyle w:val="af3"/>
        <w:spacing w:line="360" w:lineRule="exact"/>
        <w:ind w:left="426" w:firstLineChars="0" w:firstLine="0"/>
        <w:rPr>
          <w:rFonts w:ascii="宋体" w:eastAsia="宋体" w:hAnsi="宋体" w:cs="宋体"/>
          <w:sz w:val="24"/>
          <w:szCs w:val="24"/>
        </w:rPr>
      </w:pPr>
    </w:p>
    <w:p w14:paraId="35966F0E" w14:textId="77777777" w:rsidR="00C76B89" w:rsidRPr="00426CA9" w:rsidRDefault="008E45DA" w:rsidP="003351C1">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帖子和帖子类型映射表</w:t>
      </w:r>
      <w:r w:rsidRPr="008E45DA">
        <w:rPr>
          <w:rFonts w:ascii="宋体" w:eastAsia="宋体" w:hAnsi="宋体" w:cs="宋体"/>
          <w:sz w:val="24"/>
          <w:szCs w:val="24"/>
        </w:rPr>
        <w:t>t_art_type__art</w:t>
      </w:r>
      <w:r w:rsidR="00C76B89" w:rsidRPr="008F2C1C">
        <w:rPr>
          <w:rFonts w:ascii="宋体" w:eastAsia="宋体" w:hAnsi="宋体" w:cs="宋体" w:hint="eastAsia"/>
          <w:sz w:val="24"/>
          <w:szCs w:val="24"/>
        </w:rPr>
        <w:t>：</w:t>
      </w:r>
      <w:r>
        <w:rPr>
          <w:rFonts w:ascii="宋体" w:eastAsia="宋体" w:hAnsi="宋体" w:cs="宋体" w:hint="eastAsia"/>
          <w:sz w:val="24"/>
          <w:szCs w:val="24"/>
        </w:rPr>
        <w:t>此表主要用来映射帖子和帖子类型的多对多关系，是一个中间表</w:t>
      </w:r>
      <w:r w:rsidR="00C76B89" w:rsidRPr="008F2C1C">
        <w:rPr>
          <w:rFonts w:ascii="宋体" w:eastAsia="宋体" w:hAnsi="宋体" w:cs="宋体" w:hint="eastAsia"/>
          <w:sz w:val="24"/>
          <w:szCs w:val="24"/>
        </w:rPr>
        <w:t>，</w:t>
      </w:r>
      <w:r w:rsidR="00C76B89">
        <w:rPr>
          <w:rFonts w:ascii="宋体" w:eastAsia="宋体" w:hAnsi="宋体" w:cs="宋体" w:hint="eastAsia"/>
          <w:sz w:val="24"/>
          <w:szCs w:val="24"/>
        </w:rPr>
        <w:t>具</w:t>
      </w:r>
      <w:r w:rsidR="00C76B89" w:rsidRPr="008F2C1C">
        <w:rPr>
          <w:rFonts w:ascii="宋体" w:eastAsia="宋体" w:hAnsi="宋体" w:cs="宋体" w:hint="eastAsia"/>
          <w:sz w:val="24"/>
          <w:szCs w:val="24"/>
        </w:rPr>
        <w:t>有</w:t>
      </w:r>
      <w:r w:rsidRPr="008E45DA">
        <w:rPr>
          <w:rFonts w:ascii="宋体" w:eastAsia="宋体" w:hAnsi="宋体" w:cs="宋体"/>
          <w:sz w:val="24"/>
          <w:szCs w:val="24"/>
        </w:rPr>
        <w:t>id</w:t>
      </w:r>
      <w:r w:rsidR="00C76B89" w:rsidRPr="008F2C1C">
        <w:rPr>
          <w:rFonts w:ascii="宋体" w:eastAsia="宋体" w:hAnsi="宋体" w:cs="宋体" w:hint="eastAsia"/>
          <w:sz w:val="24"/>
          <w:szCs w:val="24"/>
        </w:rPr>
        <w:t>，</w:t>
      </w:r>
      <w:r w:rsidRPr="008E45DA">
        <w:rPr>
          <w:rFonts w:ascii="宋体" w:eastAsia="宋体" w:hAnsi="宋体" w:cs="宋体"/>
          <w:sz w:val="24"/>
          <w:szCs w:val="24"/>
        </w:rPr>
        <w:t>art_type_id</w:t>
      </w:r>
      <w:r w:rsidR="00C76B89" w:rsidRPr="008F2C1C">
        <w:rPr>
          <w:rFonts w:ascii="宋体" w:eastAsia="宋体" w:hAnsi="宋体" w:cs="宋体" w:hint="eastAsia"/>
          <w:sz w:val="24"/>
          <w:szCs w:val="24"/>
        </w:rPr>
        <w:t>，</w:t>
      </w:r>
      <w:r w:rsidRPr="008E45DA">
        <w:rPr>
          <w:rFonts w:ascii="宋体" w:eastAsia="宋体" w:hAnsi="宋体" w:cs="宋体"/>
          <w:sz w:val="24"/>
          <w:szCs w:val="24"/>
        </w:rPr>
        <w:t>art_id</w:t>
      </w:r>
      <w:r w:rsidR="00C76B89" w:rsidRPr="008F2C1C">
        <w:rPr>
          <w:rFonts w:ascii="宋体" w:eastAsia="宋体" w:hAnsi="宋体" w:cs="宋体" w:hint="eastAsia"/>
          <w:sz w:val="24"/>
          <w:szCs w:val="24"/>
        </w:rPr>
        <w:t>等字段，具体如表4-</w:t>
      </w:r>
      <w:r w:rsidR="002B132B">
        <w:rPr>
          <w:rFonts w:ascii="宋体" w:eastAsia="宋体" w:hAnsi="宋体" w:cs="宋体" w:hint="eastAsia"/>
          <w:sz w:val="24"/>
          <w:szCs w:val="24"/>
        </w:rPr>
        <w:t>5</w:t>
      </w:r>
      <w:r w:rsidR="00390CB1">
        <w:rPr>
          <w:rFonts w:ascii="宋体" w:eastAsia="宋体" w:hAnsi="宋体" w:cs="宋体" w:hint="eastAsia"/>
          <w:sz w:val="24"/>
          <w:szCs w:val="24"/>
        </w:rPr>
        <w:t>所示</w:t>
      </w:r>
      <w:r w:rsidR="00C76B89">
        <w:rPr>
          <w:rFonts w:ascii="宋体" w:eastAsia="宋体" w:hAnsi="宋体" w:cs="宋体" w:hint="eastAsia"/>
          <w:sz w:val="24"/>
          <w:szCs w:val="24"/>
        </w:rPr>
        <w:t>。</w:t>
      </w:r>
    </w:p>
    <w:p w14:paraId="672F4B18" w14:textId="77777777" w:rsidR="00C76B89" w:rsidRPr="009E7F68" w:rsidRDefault="00C76B89" w:rsidP="003351C1">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表4-</w:t>
      </w:r>
      <w:r w:rsidR="002B132B" w:rsidRPr="009E7F68">
        <w:rPr>
          <w:rFonts w:ascii="黑体" w:hAnsi="黑体" w:cs="黑体" w:hint="eastAsia"/>
          <w:sz w:val="18"/>
          <w:szCs w:val="18"/>
        </w:rPr>
        <w:t>5</w:t>
      </w:r>
      <w:r w:rsidRPr="009E7F68">
        <w:rPr>
          <w:rFonts w:ascii="黑体" w:hAnsi="黑体" w:cs="黑体" w:hint="eastAsia"/>
          <w:sz w:val="18"/>
          <w:szCs w:val="18"/>
        </w:rPr>
        <w:t xml:space="preserve"> </w:t>
      </w:r>
      <w:r w:rsidR="008C574F" w:rsidRPr="008C574F">
        <w:rPr>
          <w:rFonts w:ascii="黑体" w:hAnsi="黑体" w:cs="黑体"/>
          <w:sz w:val="18"/>
          <w:szCs w:val="18"/>
        </w:rPr>
        <w:t>t_art_type__art</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14"/>
        <w:gridCol w:w="2040"/>
        <w:gridCol w:w="1515"/>
        <w:gridCol w:w="3653"/>
      </w:tblGrid>
      <w:tr w:rsidR="00C76B89" w14:paraId="531FC5F5" w14:textId="77777777" w:rsidTr="003351C1">
        <w:trPr>
          <w:jc w:val="center"/>
        </w:trPr>
        <w:tc>
          <w:tcPr>
            <w:tcW w:w="1314" w:type="dxa"/>
            <w:tcBorders>
              <w:bottom w:val="single" w:sz="8" w:space="0" w:color="auto"/>
            </w:tcBorders>
          </w:tcPr>
          <w:p w14:paraId="1C60BDD9" w14:textId="77777777" w:rsidR="00C76B89" w:rsidRDefault="00C76B89" w:rsidP="003351C1">
            <w:pPr>
              <w:rPr>
                <w:sz w:val="18"/>
                <w:szCs w:val="18"/>
              </w:rPr>
            </w:pPr>
          </w:p>
        </w:tc>
        <w:tc>
          <w:tcPr>
            <w:tcW w:w="2040" w:type="dxa"/>
            <w:tcBorders>
              <w:bottom w:val="single" w:sz="8" w:space="0" w:color="auto"/>
            </w:tcBorders>
          </w:tcPr>
          <w:p w14:paraId="465FF769" w14:textId="77777777" w:rsidR="00C76B89" w:rsidRDefault="00C76B89" w:rsidP="003351C1">
            <w:pPr>
              <w:rPr>
                <w:sz w:val="18"/>
                <w:szCs w:val="18"/>
              </w:rPr>
            </w:pPr>
            <w:r>
              <w:rPr>
                <w:rFonts w:hint="eastAsia"/>
                <w:sz w:val="18"/>
                <w:szCs w:val="18"/>
              </w:rPr>
              <w:t>属性描述</w:t>
            </w:r>
          </w:p>
        </w:tc>
        <w:tc>
          <w:tcPr>
            <w:tcW w:w="1515" w:type="dxa"/>
            <w:tcBorders>
              <w:bottom w:val="single" w:sz="8" w:space="0" w:color="auto"/>
            </w:tcBorders>
          </w:tcPr>
          <w:p w14:paraId="6AA35F38" w14:textId="77777777" w:rsidR="00C76B89" w:rsidRDefault="00C76B89" w:rsidP="003351C1">
            <w:pPr>
              <w:rPr>
                <w:sz w:val="18"/>
                <w:szCs w:val="18"/>
              </w:rPr>
            </w:pPr>
            <w:r>
              <w:rPr>
                <w:rFonts w:hint="eastAsia"/>
                <w:sz w:val="18"/>
                <w:szCs w:val="18"/>
              </w:rPr>
              <w:t>属性类型</w:t>
            </w:r>
          </w:p>
        </w:tc>
        <w:tc>
          <w:tcPr>
            <w:tcW w:w="3653" w:type="dxa"/>
            <w:tcBorders>
              <w:bottom w:val="single" w:sz="8" w:space="0" w:color="auto"/>
            </w:tcBorders>
          </w:tcPr>
          <w:p w14:paraId="1888CCA6" w14:textId="77777777" w:rsidR="00C76B89" w:rsidRDefault="00C76B89" w:rsidP="003351C1">
            <w:pPr>
              <w:rPr>
                <w:sz w:val="18"/>
                <w:szCs w:val="18"/>
              </w:rPr>
            </w:pPr>
            <w:r>
              <w:rPr>
                <w:rFonts w:hint="eastAsia"/>
                <w:sz w:val="18"/>
                <w:szCs w:val="18"/>
              </w:rPr>
              <w:t>约束</w:t>
            </w:r>
          </w:p>
        </w:tc>
      </w:tr>
      <w:tr w:rsidR="00C76B89" w14:paraId="4EF2641C" w14:textId="77777777" w:rsidTr="003351C1">
        <w:trPr>
          <w:jc w:val="center"/>
        </w:trPr>
        <w:tc>
          <w:tcPr>
            <w:tcW w:w="1314" w:type="dxa"/>
            <w:tcBorders>
              <w:top w:val="single" w:sz="8" w:space="0" w:color="auto"/>
            </w:tcBorders>
          </w:tcPr>
          <w:p w14:paraId="04FA370D" w14:textId="77777777" w:rsidR="00C76B89" w:rsidRDefault="008C574F" w:rsidP="003351C1">
            <w:pPr>
              <w:rPr>
                <w:rFonts w:ascii="宋体" w:hAnsi="宋体" w:cs="宋体"/>
                <w:sz w:val="18"/>
                <w:szCs w:val="18"/>
              </w:rPr>
            </w:pPr>
            <w:r>
              <w:rPr>
                <w:rFonts w:ascii="宋体" w:hAnsi="宋体" w:cs="宋体" w:hint="eastAsia"/>
                <w:sz w:val="18"/>
                <w:szCs w:val="18"/>
              </w:rPr>
              <w:t>id</w:t>
            </w:r>
          </w:p>
          <w:p w14:paraId="0E1EA88B" w14:textId="77777777" w:rsidR="008C574F" w:rsidRDefault="008C574F" w:rsidP="003351C1">
            <w:pPr>
              <w:rPr>
                <w:rFonts w:ascii="宋体" w:hAnsi="宋体" w:cs="宋体"/>
                <w:sz w:val="18"/>
                <w:szCs w:val="18"/>
              </w:rPr>
            </w:pPr>
            <w:r w:rsidRPr="008C574F">
              <w:rPr>
                <w:rFonts w:ascii="宋体" w:hAnsi="宋体" w:cs="宋体"/>
                <w:sz w:val="18"/>
                <w:szCs w:val="18"/>
              </w:rPr>
              <w:t>art_type_id</w:t>
            </w:r>
          </w:p>
          <w:p w14:paraId="4934A686" w14:textId="77777777" w:rsidR="00C76B89" w:rsidRPr="006B17AC" w:rsidRDefault="008C574F" w:rsidP="003351C1">
            <w:pPr>
              <w:rPr>
                <w:rFonts w:ascii="宋体" w:hAnsi="宋体" w:cs="宋体"/>
                <w:sz w:val="18"/>
                <w:szCs w:val="18"/>
              </w:rPr>
            </w:pPr>
            <w:r w:rsidRPr="008C574F">
              <w:rPr>
                <w:rFonts w:ascii="宋体" w:hAnsi="宋体" w:cs="宋体"/>
                <w:sz w:val="18"/>
                <w:szCs w:val="18"/>
              </w:rPr>
              <w:t>art_id</w:t>
            </w:r>
          </w:p>
        </w:tc>
        <w:tc>
          <w:tcPr>
            <w:tcW w:w="2040" w:type="dxa"/>
            <w:tcBorders>
              <w:top w:val="single" w:sz="8" w:space="0" w:color="auto"/>
            </w:tcBorders>
          </w:tcPr>
          <w:p w14:paraId="03E54E35" w14:textId="77777777" w:rsidR="00C76B89" w:rsidRDefault="008C574F" w:rsidP="003351C1">
            <w:pPr>
              <w:rPr>
                <w:rFonts w:ascii="宋体" w:hAnsi="宋体" w:cs="宋体"/>
                <w:sz w:val="18"/>
                <w:szCs w:val="18"/>
              </w:rPr>
            </w:pPr>
            <w:r>
              <w:rPr>
                <w:rFonts w:ascii="宋体" w:hAnsi="宋体" w:cs="宋体" w:hint="eastAsia"/>
                <w:sz w:val="18"/>
                <w:szCs w:val="18"/>
              </w:rPr>
              <w:t>映射编号</w:t>
            </w:r>
          </w:p>
          <w:p w14:paraId="0EF5ED78" w14:textId="77777777" w:rsidR="00C76B89" w:rsidRDefault="008C574F" w:rsidP="003351C1">
            <w:pPr>
              <w:rPr>
                <w:rFonts w:ascii="宋体" w:hAnsi="宋体" w:cs="宋体"/>
                <w:sz w:val="18"/>
                <w:szCs w:val="18"/>
              </w:rPr>
            </w:pPr>
            <w:r>
              <w:rPr>
                <w:rFonts w:ascii="宋体" w:hAnsi="宋体" w:cs="宋体" w:hint="eastAsia"/>
                <w:sz w:val="18"/>
                <w:szCs w:val="18"/>
              </w:rPr>
              <w:t>类型id</w:t>
            </w:r>
          </w:p>
          <w:p w14:paraId="0BA3E080" w14:textId="77777777" w:rsidR="00C76B89" w:rsidRDefault="008C574F" w:rsidP="003351C1">
            <w:pPr>
              <w:rPr>
                <w:rFonts w:ascii="宋体" w:hAnsi="宋体" w:cs="宋体"/>
                <w:sz w:val="18"/>
                <w:szCs w:val="18"/>
              </w:rPr>
            </w:pPr>
            <w:r>
              <w:rPr>
                <w:rFonts w:ascii="宋体" w:hAnsi="宋体" w:cs="宋体" w:hint="eastAsia"/>
                <w:sz w:val="18"/>
                <w:szCs w:val="18"/>
              </w:rPr>
              <w:t>文章i</w:t>
            </w:r>
            <w:r w:rsidR="001C08A1">
              <w:rPr>
                <w:rFonts w:ascii="宋体" w:hAnsi="宋体" w:cs="宋体"/>
                <w:sz w:val="18"/>
                <w:szCs w:val="18"/>
              </w:rPr>
              <w:t>d</w:t>
            </w:r>
          </w:p>
        </w:tc>
        <w:tc>
          <w:tcPr>
            <w:tcW w:w="1515" w:type="dxa"/>
            <w:tcBorders>
              <w:top w:val="single" w:sz="8" w:space="0" w:color="auto"/>
            </w:tcBorders>
          </w:tcPr>
          <w:p w14:paraId="28E8420D" w14:textId="77777777" w:rsidR="00C76B89" w:rsidRDefault="008C574F" w:rsidP="003351C1">
            <w:pPr>
              <w:rPr>
                <w:rFonts w:ascii="宋体" w:hAnsi="宋体" w:cs="宋体"/>
                <w:sz w:val="18"/>
                <w:szCs w:val="18"/>
              </w:rPr>
            </w:pPr>
            <w:r>
              <w:rPr>
                <w:rFonts w:ascii="宋体" w:hAnsi="宋体" w:cs="宋体" w:hint="eastAsia"/>
                <w:sz w:val="18"/>
                <w:szCs w:val="18"/>
              </w:rPr>
              <w:t>int</w:t>
            </w:r>
            <w:r w:rsidR="00C76B89">
              <w:rPr>
                <w:rFonts w:ascii="宋体" w:hAnsi="宋体" w:cs="宋体" w:hint="eastAsia"/>
                <w:sz w:val="18"/>
                <w:szCs w:val="18"/>
              </w:rPr>
              <w:t>（</w:t>
            </w:r>
            <w:r>
              <w:rPr>
                <w:rFonts w:ascii="宋体" w:hAnsi="宋体" w:cs="宋体"/>
                <w:sz w:val="18"/>
                <w:szCs w:val="18"/>
              </w:rPr>
              <w:t>11</w:t>
            </w:r>
            <w:r w:rsidR="00C76B89">
              <w:rPr>
                <w:rFonts w:ascii="宋体" w:hAnsi="宋体" w:cs="宋体" w:hint="eastAsia"/>
                <w:sz w:val="18"/>
                <w:szCs w:val="18"/>
              </w:rPr>
              <w:t>）</w:t>
            </w:r>
          </w:p>
          <w:p w14:paraId="713AC55C" w14:textId="77777777" w:rsidR="00C76B89" w:rsidRDefault="008C574F"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76B2560D" w14:textId="77777777" w:rsidR="00C76B89" w:rsidRDefault="008C574F"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tc>
        <w:tc>
          <w:tcPr>
            <w:tcW w:w="3653" w:type="dxa"/>
            <w:tcBorders>
              <w:top w:val="single" w:sz="8" w:space="0" w:color="auto"/>
            </w:tcBorders>
          </w:tcPr>
          <w:p w14:paraId="329C25D6" w14:textId="77777777" w:rsidR="00C76B89" w:rsidRDefault="00C76B89" w:rsidP="008C574F">
            <w:pPr>
              <w:tabs>
                <w:tab w:val="center" w:pos="1718"/>
              </w:tabs>
              <w:rPr>
                <w:rFonts w:ascii="宋体" w:hAnsi="宋体" w:cs="宋体"/>
                <w:sz w:val="18"/>
                <w:szCs w:val="18"/>
              </w:rPr>
            </w:pPr>
            <w:r>
              <w:rPr>
                <w:rFonts w:ascii="宋体" w:hAnsi="宋体" w:cs="宋体" w:hint="eastAsia"/>
                <w:sz w:val="18"/>
                <w:szCs w:val="18"/>
              </w:rPr>
              <w:t>primary key</w:t>
            </w:r>
            <w:r w:rsidR="008C574F">
              <w:rPr>
                <w:rFonts w:ascii="宋体" w:hAnsi="宋体" w:cs="宋体"/>
                <w:sz w:val="18"/>
                <w:szCs w:val="18"/>
              </w:rPr>
              <w:t xml:space="preserve"> </w:t>
            </w:r>
            <w:r w:rsidR="008C574F" w:rsidRPr="008C574F">
              <w:rPr>
                <w:rFonts w:ascii="宋体" w:hAnsi="宋体" w:cs="宋体"/>
                <w:sz w:val="18"/>
                <w:szCs w:val="18"/>
              </w:rPr>
              <w:t>NOT NULL AUTO_INCREMENT</w:t>
            </w:r>
          </w:p>
          <w:p w14:paraId="2B6458FC" w14:textId="77777777" w:rsidR="00C76B89" w:rsidRDefault="00C76B89" w:rsidP="003351C1">
            <w:pPr>
              <w:rPr>
                <w:rFonts w:ascii="宋体" w:hAnsi="宋体" w:cs="宋体"/>
                <w:sz w:val="18"/>
                <w:szCs w:val="18"/>
              </w:rPr>
            </w:pPr>
            <w:r>
              <w:rPr>
                <w:rFonts w:ascii="宋体" w:hAnsi="宋体" w:cs="宋体" w:hint="eastAsia"/>
                <w:sz w:val="18"/>
                <w:szCs w:val="18"/>
              </w:rPr>
              <w:t xml:space="preserve">references </w:t>
            </w:r>
            <w:r w:rsidR="008C574F">
              <w:rPr>
                <w:rFonts w:ascii="宋体" w:hAnsi="宋体" w:cs="宋体"/>
                <w:sz w:val="18"/>
                <w:szCs w:val="18"/>
              </w:rPr>
              <w:t>t_art_type</w:t>
            </w:r>
            <w:r>
              <w:rPr>
                <w:rFonts w:ascii="宋体" w:hAnsi="宋体" w:cs="宋体" w:hint="eastAsia"/>
                <w:sz w:val="18"/>
                <w:szCs w:val="18"/>
              </w:rPr>
              <w:t>(</w:t>
            </w:r>
            <w:r w:rsidR="008C574F">
              <w:rPr>
                <w:rFonts w:ascii="宋体" w:hAnsi="宋体" w:cs="宋体"/>
                <w:sz w:val="18"/>
                <w:szCs w:val="18"/>
              </w:rPr>
              <w:t>type_id</w:t>
            </w:r>
            <w:r>
              <w:rPr>
                <w:rFonts w:ascii="宋体" w:hAnsi="宋体" w:cs="宋体" w:hint="eastAsia"/>
                <w:sz w:val="18"/>
                <w:szCs w:val="18"/>
              </w:rPr>
              <w:t>)</w:t>
            </w:r>
          </w:p>
          <w:p w14:paraId="43B69802" w14:textId="77777777" w:rsidR="008C574F" w:rsidRPr="008C574F" w:rsidRDefault="008C574F" w:rsidP="008C574F">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t_article(art_id)</w:t>
            </w:r>
          </w:p>
        </w:tc>
      </w:tr>
    </w:tbl>
    <w:p w14:paraId="43F768C7" w14:textId="77777777" w:rsidR="002B132B" w:rsidRPr="002B132B" w:rsidRDefault="002B132B" w:rsidP="002B132B">
      <w:pPr>
        <w:spacing w:line="360" w:lineRule="exact"/>
        <w:ind w:left="142"/>
        <w:rPr>
          <w:rFonts w:ascii="宋体" w:eastAsia="宋体" w:hAnsi="宋体" w:cs="宋体"/>
          <w:sz w:val="24"/>
          <w:szCs w:val="24"/>
        </w:rPr>
      </w:pPr>
    </w:p>
    <w:p w14:paraId="057B75A2" w14:textId="77777777" w:rsidR="002B132B" w:rsidRPr="002B132B" w:rsidRDefault="007418DB" w:rsidP="002B132B">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收藏</w:t>
      </w:r>
      <w:r w:rsidR="002B132B" w:rsidRPr="002B132B">
        <w:rPr>
          <w:rFonts w:ascii="宋体" w:eastAsia="宋体" w:hAnsi="宋体" w:cs="宋体" w:hint="eastAsia"/>
          <w:sz w:val="24"/>
          <w:szCs w:val="24"/>
        </w:rPr>
        <w:t>表</w:t>
      </w:r>
      <w:r w:rsidRPr="007418DB">
        <w:rPr>
          <w:rFonts w:ascii="宋体" w:eastAsia="宋体" w:hAnsi="宋体" w:cs="宋体"/>
          <w:sz w:val="24"/>
          <w:szCs w:val="24"/>
        </w:rPr>
        <w:t>t_collection</w:t>
      </w:r>
      <w:r w:rsidR="002B132B" w:rsidRPr="002B132B">
        <w:rPr>
          <w:rFonts w:ascii="宋体" w:eastAsia="宋体" w:hAnsi="宋体" w:cs="宋体" w:hint="eastAsia"/>
          <w:sz w:val="24"/>
          <w:szCs w:val="24"/>
        </w:rPr>
        <w:t>：用来</w:t>
      </w:r>
      <w:r>
        <w:rPr>
          <w:rFonts w:ascii="宋体" w:eastAsia="宋体" w:hAnsi="宋体" w:cs="宋体" w:hint="eastAsia"/>
          <w:sz w:val="24"/>
          <w:szCs w:val="24"/>
        </w:rPr>
        <w:t>存储用户的收藏文章信息</w:t>
      </w:r>
      <w:r w:rsidR="002B132B" w:rsidRPr="002B132B">
        <w:rPr>
          <w:rFonts w:ascii="宋体" w:eastAsia="宋体" w:hAnsi="宋体" w:cs="宋体" w:hint="eastAsia"/>
          <w:sz w:val="24"/>
          <w:szCs w:val="24"/>
        </w:rPr>
        <w:t>，</w:t>
      </w:r>
      <w:r>
        <w:rPr>
          <w:rFonts w:ascii="宋体" w:eastAsia="宋体" w:hAnsi="宋体" w:cs="宋体" w:hint="eastAsia"/>
          <w:sz w:val="24"/>
          <w:szCs w:val="24"/>
        </w:rPr>
        <w:t>主要包括col_id、col_user</w:t>
      </w:r>
      <w:r>
        <w:rPr>
          <w:rFonts w:ascii="宋体" w:eastAsia="宋体" w:hAnsi="宋体" w:cs="宋体"/>
          <w:sz w:val="24"/>
          <w:szCs w:val="24"/>
        </w:rPr>
        <w:t>_id</w:t>
      </w:r>
      <w:r>
        <w:rPr>
          <w:rFonts w:ascii="宋体" w:eastAsia="宋体" w:hAnsi="宋体" w:cs="宋体" w:hint="eastAsia"/>
          <w:sz w:val="24"/>
          <w:szCs w:val="24"/>
        </w:rPr>
        <w:t>、col_art_id等字段。</w:t>
      </w:r>
      <w:r w:rsidR="002B132B" w:rsidRPr="002B132B">
        <w:rPr>
          <w:rFonts w:ascii="宋体" w:eastAsia="宋体" w:hAnsi="宋体" w:cs="宋体" w:hint="eastAsia"/>
          <w:sz w:val="24"/>
          <w:szCs w:val="24"/>
        </w:rPr>
        <w:t>具体如表4-6所示。</w:t>
      </w:r>
    </w:p>
    <w:p w14:paraId="6C5C8B6F" w14:textId="77777777" w:rsidR="002B132B" w:rsidRPr="009E7F68" w:rsidRDefault="002B132B" w:rsidP="00EB3037">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 xml:space="preserve">表4-6 </w:t>
      </w:r>
      <w:r w:rsidR="00B537BD" w:rsidRPr="00B537BD">
        <w:rPr>
          <w:rFonts w:ascii="黑体" w:hAnsi="黑体" w:cs="黑体"/>
          <w:sz w:val="18"/>
          <w:szCs w:val="18"/>
        </w:rPr>
        <w:t>t_collection</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14"/>
        <w:gridCol w:w="2040"/>
        <w:gridCol w:w="1515"/>
        <w:gridCol w:w="3653"/>
      </w:tblGrid>
      <w:tr w:rsidR="002B132B" w14:paraId="11D252DC" w14:textId="77777777" w:rsidTr="00A3267A">
        <w:trPr>
          <w:jc w:val="center"/>
        </w:trPr>
        <w:tc>
          <w:tcPr>
            <w:tcW w:w="1314" w:type="dxa"/>
            <w:tcBorders>
              <w:bottom w:val="single" w:sz="8" w:space="0" w:color="auto"/>
            </w:tcBorders>
          </w:tcPr>
          <w:p w14:paraId="355E1B62" w14:textId="77777777" w:rsidR="002B132B" w:rsidRDefault="002B132B" w:rsidP="00A3267A">
            <w:pPr>
              <w:rPr>
                <w:sz w:val="18"/>
                <w:szCs w:val="18"/>
              </w:rPr>
            </w:pPr>
          </w:p>
        </w:tc>
        <w:tc>
          <w:tcPr>
            <w:tcW w:w="2040" w:type="dxa"/>
            <w:tcBorders>
              <w:bottom w:val="single" w:sz="8" w:space="0" w:color="auto"/>
            </w:tcBorders>
          </w:tcPr>
          <w:p w14:paraId="764D5464" w14:textId="77777777" w:rsidR="002B132B" w:rsidRDefault="002B132B" w:rsidP="00A3267A">
            <w:pPr>
              <w:rPr>
                <w:sz w:val="18"/>
                <w:szCs w:val="18"/>
              </w:rPr>
            </w:pPr>
            <w:r>
              <w:rPr>
                <w:rFonts w:hint="eastAsia"/>
                <w:sz w:val="18"/>
                <w:szCs w:val="18"/>
              </w:rPr>
              <w:t>属性描述</w:t>
            </w:r>
          </w:p>
        </w:tc>
        <w:tc>
          <w:tcPr>
            <w:tcW w:w="1515" w:type="dxa"/>
            <w:tcBorders>
              <w:bottom w:val="single" w:sz="8" w:space="0" w:color="auto"/>
            </w:tcBorders>
          </w:tcPr>
          <w:p w14:paraId="0FAB7FB6" w14:textId="77777777" w:rsidR="002B132B" w:rsidRDefault="002B132B" w:rsidP="00A3267A">
            <w:pPr>
              <w:rPr>
                <w:sz w:val="18"/>
                <w:szCs w:val="18"/>
              </w:rPr>
            </w:pPr>
            <w:r>
              <w:rPr>
                <w:rFonts w:hint="eastAsia"/>
                <w:sz w:val="18"/>
                <w:szCs w:val="18"/>
              </w:rPr>
              <w:t>属性类型</w:t>
            </w:r>
          </w:p>
        </w:tc>
        <w:tc>
          <w:tcPr>
            <w:tcW w:w="3653" w:type="dxa"/>
            <w:tcBorders>
              <w:bottom w:val="single" w:sz="8" w:space="0" w:color="auto"/>
            </w:tcBorders>
          </w:tcPr>
          <w:p w14:paraId="414F1480" w14:textId="77777777" w:rsidR="002B132B" w:rsidRDefault="002B132B" w:rsidP="00A3267A">
            <w:pPr>
              <w:rPr>
                <w:sz w:val="18"/>
                <w:szCs w:val="18"/>
              </w:rPr>
            </w:pPr>
            <w:r>
              <w:rPr>
                <w:rFonts w:hint="eastAsia"/>
                <w:sz w:val="18"/>
                <w:szCs w:val="18"/>
              </w:rPr>
              <w:t>约束</w:t>
            </w:r>
          </w:p>
        </w:tc>
      </w:tr>
      <w:tr w:rsidR="002B132B" w14:paraId="2BF1613E" w14:textId="77777777" w:rsidTr="00A3267A">
        <w:trPr>
          <w:jc w:val="center"/>
        </w:trPr>
        <w:tc>
          <w:tcPr>
            <w:tcW w:w="1314" w:type="dxa"/>
            <w:tcBorders>
              <w:top w:val="single" w:sz="8" w:space="0" w:color="auto"/>
            </w:tcBorders>
          </w:tcPr>
          <w:p w14:paraId="4CC18C07" w14:textId="77777777" w:rsidR="002B132B" w:rsidRDefault="00B537BD" w:rsidP="00A3267A">
            <w:pPr>
              <w:rPr>
                <w:rFonts w:ascii="宋体" w:hAnsi="宋体" w:cs="宋体"/>
                <w:sz w:val="18"/>
                <w:szCs w:val="18"/>
              </w:rPr>
            </w:pPr>
            <w:r w:rsidRPr="00B537BD">
              <w:rPr>
                <w:rFonts w:ascii="宋体" w:hAnsi="宋体" w:cs="宋体"/>
                <w:sz w:val="18"/>
                <w:szCs w:val="18"/>
              </w:rPr>
              <w:t>col_id</w:t>
            </w:r>
          </w:p>
          <w:p w14:paraId="3825B4AC" w14:textId="77777777" w:rsidR="002B132B" w:rsidRDefault="00B537BD" w:rsidP="00A3267A">
            <w:pPr>
              <w:rPr>
                <w:rFonts w:ascii="宋体" w:hAnsi="宋体" w:cs="宋体"/>
                <w:sz w:val="18"/>
                <w:szCs w:val="18"/>
              </w:rPr>
            </w:pPr>
            <w:r w:rsidRPr="00B537BD">
              <w:rPr>
                <w:rFonts w:ascii="宋体" w:hAnsi="宋体" w:cs="宋体"/>
                <w:sz w:val="18"/>
                <w:szCs w:val="18"/>
              </w:rPr>
              <w:t>col_user_id</w:t>
            </w:r>
          </w:p>
          <w:p w14:paraId="1990F2F1" w14:textId="77777777" w:rsidR="00B537BD" w:rsidRDefault="00B537BD" w:rsidP="00A3267A">
            <w:pPr>
              <w:rPr>
                <w:rFonts w:ascii="宋体" w:hAnsi="宋体" w:cs="宋体"/>
                <w:sz w:val="18"/>
                <w:szCs w:val="18"/>
              </w:rPr>
            </w:pPr>
            <w:r w:rsidRPr="00B537BD">
              <w:rPr>
                <w:rFonts w:ascii="宋体" w:hAnsi="宋体" w:cs="宋体"/>
                <w:sz w:val="18"/>
                <w:szCs w:val="18"/>
              </w:rPr>
              <w:t>col_art_id</w:t>
            </w:r>
          </w:p>
          <w:p w14:paraId="68C4D3D3" w14:textId="77777777" w:rsidR="00B537BD" w:rsidRDefault="00B537BD" w:rsidP="00A3267A">
            <w:pPr>
              <w:rPr>
                <w:rFonts w:ascii="宋体" w:hAnsi="宋体" w:cs="宋体"/>
                <w:sz w:val="18"/>
                <w:szCs w:val="18"/>
              </w:rPr>
            </w:pPr>
            <w:r>
              <w:rPr>
                <w:rFonts w:ascii="宋体" w:hAnsi="宋体" w:cs="宋体" w:hint="eastAsia"/>
                <w:sz w:val="18"/>
                <w:szCs w:val="18"/>
              </w:rPr>
              <w:t>c</w:t>
            </w:r>
            <w:r>
              <w:rPr>
                <w:rFonts w:ascii="宋体" w:hAnsi="宋体" w:cs="宋体"/>
                <w:sz w:val="18"/>
                <w:szCs w:val="18"/>
              </w:rPr>
              <w:t>reate</w:t>
            </w:r>
          </w:p>
          <w:p w14:paraId="61FF4268" w14:textId="77777777" w:rsidR="00B537BD" w:rsidRPr="006B17AC" w:rsidRDefault="00B537BD" w:rsidP="00A3267A">
            <w:pPr>
              <w:rPr>
                <w:rFonts w:ascii="宋体" w:hAnsi="宋体" w:cs="宋体"/>
                <w:sz w:val="18"/>
                <w:szCs w:val="18"/>
              </w:rPr>
            </w:pPr>
            <w:r>
              <w:rPr>
                <w:rFonts w:ascii="宋体" w:hAnsi="宋体" w:cs="宋体" w:hint="eastAsia"/>
                <w:sz w:val="18"/>
                <w:szCs w:val="18"/>
              </w:rPr>
              <w:t>u</w:t>
            </w:r>
            <w:r>
              <w:rPr>
                <w:rFonts w:ascii="宋体" w:hAnsi="宋体" w:cs="宋体"/>
                <w:sz w:val="18"/>
                <w:szCs w:val="18"/>
              </w:rPr>
              <w:t>pdate</w:t>
            </w:r>
          </w:p>
        </w:tc>
        <w:tc>
          <w:tcPr>
            <w:tcW w:w="2040" w:type="dxa"/>
            <w:tcBorders>
              <w:top w:val="single" w:sz="8" w:space="0" w:color="auto"/>
            </w:tcBorders>
          </w:tcPr>
          <w:p w14:paraId="18A37A2F" w14:textId="77777777" w:rsidR="002B132B" w:rsidRDefault="00B537BD" w:rsidP="00A3267A">
            <w:pPr>
              <w:rPr>
                <w:rFonts w:ascii="宋体" w:hAnsi="宋体" w:cs="宋体"/>
                <w:sz w:val="18"/>
                <w:szCs w:val="18"/>
              </w:rPr>
            </w:pPr>
            <w:r>
              <w:rPr>
                <w:rFonts w:ascii="宋体" w:hAnsi="宋体" w:cs="宋体" w:hint="eastAsia"/>
                <w:sz w:val="18"/>
                <w:szCs w:val="18"/>
              </w:rPr>
              <w:t>收藏id</w:t>
            </w:r>
          </w:p>
          <w:p w14:paraId="52930DDA" w14:textId="77777777" w:rsidR="002B132B" w:rsidRDefault="00B537BD" w:rsidP="00A3267A">
            <w:pPr>
              <w:rPr>
                <w:rFonts w:ascii="宋体" w:hAnsi="宋体" w:cs="宋体"/>
                <w:sz w:val="18"/>
                <w:szCs w:val="18"/>
              </w:rPr>
            </w:pPr>
            <w:r>
              <w:rPr>
                <w:rFonts w:ascii="宋体" w:hAnsi="宋体" w:cs="宋体" w:hint="eastAsia"/>
                <w:sz w:val="18"/>
                <w:szCs w:val="18"/>
              </w:rPr>
              <w:t>收藏对应的用户id</w:t>
            </w:r>
          </w:p>
          <w:p w14:paraId="6E87478C" w14:textId="77777777" w:rsidR="00B537BD" w:rsidRDefault="00B537BD" w:rsidP="00B537BD">
            <w:pPr>
              <w:rPr>
                <w:rFonts w:ascii="宋体" w:hAnsi="宋体" w:cs="宋体"/>
                <w:sz w:val="18"/>
                <w:szCs w:val="18"/>
              </w:rPr>
            </w:pPr>
            <w:r>
              <w:rPr>
                <w:rFonts w:ascii="宋体" w:hAnsi="宋体" w:cs="宋体" w:hint="eastAsia"/>
                <w:sz w:val="18"/>
                <w:szCs w:val="18"/>
              </w:rPr>
              <w:t>收藏的文章id</w:t>
            </w:r>
          </w:p>
          <w:p w14:paraId="56D0C084" w14:textId="77777777" w:rsidR="00B537BD" w:rsidRDefault="00B537BD" w:rsidP="00B537BD">
            <w:pPr>
              <w:rPr>
                <w:rFonts w:ascii="宋体" w:hAnsi="宋体" w:cs="宋体"/>
                <w:sz w:val="18"/>
                <w:szCs w:val="18"/>
              </w:rPr>
            </w:pPr>
            <w:r>
              <w:rPr>
                <w:rFonts w:ascii="宋体" w:hAnsi="宋体" w:cs="宋体" w:hint="eastAsia"/>
                <w:sz w:val="18"/>
                <w:szCs w:val="18"/>
              </w:rPr>
              <w:t>创建时间</w:t>
            </w:r>
          </w:p>
          <w:p w14:paraId="21766F22" w14:textId="77777777" w:rsidR="00B537BD" w:rsidRPr="00B537BD" w:rsidRDefault="00B537BD" w:rsidP="00B537BD">
            <w:pPr>
              <w:rPr>
                <w:rFonts w:ascii="宋体" w:hAnsi="宋体" w:cs="宋体"/>
                <w:sz w:val="18"/>
                <w:szCs w:val="18"/>
              </w:rPr>
            </w:pPr>
            <w:r>
              <w:rPr>
                <w:rFonts w:ascii="宋体" w:hAnsi="宋体" w:cs="宋体" w:hint="eastAsia"/>
                <w:sz w:val="18"/>
                <w:szCs w:val="18"/>
              </w:rPr>
              <w:t>更新时间</w:t>
            </w:r>
          </w:p>
        </w:tc>
        <w:tc>
          <w:tcPr>
            <w:tcW w:w="1515" w:type="dxa"/>
            <w:tcBorders>
              <w:top w:val="single" w:sz="8" w:space="0" w:color="auto"/>
            </w:tcBorders>
          </w:tcPr>
          <w:p w14:paraId="57922366" w14:textId="77777777" w:rsidR="002B132B" w:rsidRDefault="00B537BD" w:rsidP="00A3267A">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1C64D4CD" w14:textId="77777777" w:rsidR="002B132B" w:rsidRDefault="00B537BD" w:rsidP="00A3267A">
            <w:pPr>
              <w:rPr>
                <w:rFonts w:ascii="宋体" w:hAnsi="宋体" w:cs="宋体"/>
                <w:sz w:val="18"/>
                <w:szCs w:val="18"/>
              </w:rPr>
            </w:pPr>
            <w:r>
              <w:rPr>
                <w:rFonts w:ascii="宋体" w:hAnsi="宋体" w:cs="宋体" w:hint="eastAsia"/>
                <w:sz w:val="18"/>
                <w:szCs w:val="18"/>
              </w:rPr>
              <w:t>int</w:t>
            </w:r>
            <w:r w:rsidR="002B132B">
              <w:rPr>
                <w:rFonts w:ascii="宋体" w:hAnsi="宋体" w:cs="宋体" w:hint="eastAsia"/>
                <w:sz w:val="18"/>
                <w:szCs w:val="18"/>
              </w:rPr>
              <w:t>（</w:t>
            </w:r>
            <w:r>
              <w:rPr>
                <w:rFonts w:ascii="宋体" w:hAnsi="宋体" w:cs="宋体" w:hint="eastAsia"/>
                <w:sz w:val="18"/>
                <w:szCs w:val="18"/>
              </w:rPr>
              <w:t>11</w:t>
            </w:r>
            <w:r w:rsidR="002B132B">
              <w:rPr>
                <w:rFonts w:ascii="宋体" w:hAnsi="宋体" w:cs="宋体" w:hint="eastAsia"/>
                <w:sz w:val="18"/>
                <w:szCs w:val="18"/>
              </w:rPr>
              <w:t>）</w:t>
            </w:r>
          </w:p>
          <w:p w14:paraId="634480A8" w14:textId="77777777" w:rsidR="00B537BD" w:rsidRDefault="00B537BD" w:rsidP="00B537BD">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5608921C" w14:textId="77777777" w:rsidR="00B537BD" w:rsidRDefault="00B537BD" w:rsidP="00B537BD">
            <w:pPr>
              <w:rPr>
                <w:rFonts w:ascii="宋体" w:hAnsi="宋体" w:cs="宋体"/>
                <w:sz w:val="18"/>
                <w:szCs w:val="18"/>
              </w:rPr>
            </w:pPr>
            <w:r>
              <w:rPr>
                <w:rFonts w:ascii="宋体" w:hAnsi="宋体" w:cs="宋体" w:hint="eastAsia"/>
                <w:sz w:val="18"/>
                <w:szCs w:val="18"/>
              </w:rPr>
              <w:t>data</w:t>
            </w:r>
            <w:r>
              <w:rPr>
                <w:rFonts w:ascii="宋体" w:hAnsi="宋体" w:cs="宋体"/>
                <w:sz w:val="18"/>
                <w:szCs w:val="18"/>
              </w:rPr>
              <w:t>time(0)</w:t>
            </w:r>
          </w:p>
          <w:p w14:paraId="21DA1749" w14:textId="77777777" w:rsidR="00B537BD" w:rsidRPr="00B537BD" w:rsidRDefault="00B537BD" w:rsidP="00B537BD">
            <w:pPr>
              <w:rPr>
                <w:rFonts w:ascii="宋体" w:hAnsi="宋体" w:cs="宋体"/>
                <w:sz w:val="18"/>
                <w:szCs w:val="18"/>
              </w:rPr>
            </w:pPr>
            <w:r>
              <w:rPr>
                <w:rFonts w:ascii="宋体" w:hAnsi="宋体" w:cs="宋体" w:hint="eastAsia"/>
                <w:sz w:val="18"/>
                <w:szCs w:val="18"/>
              </w:rPr>
              <w:t>t</w:t>
            </w:r>
            <w:r>
              <w:rPr>
                <w:rFonts w:ascii="宋体" w:hAnsi="宋体" w:cs="宋体"/>
                <w:sz w:val="18"/>
                <w:szCs w:val="18"/>
              </w:rPr>
              <w:t>imestamp(0)</w:t>
            </w:r>
          </w:p>
        </w:tc>
        <w:tc>
          <w:tcPr>
            <w:tcW w:w="3653" w:type="dxa"/>
            <w:tcBorders>
              <w:top w:val="single" w:sz="8" w:space="0" w:color="auto"/>
            </w:tcBorders>
          </w:tcPr>
          <w:p w14:paraId="46BC2090" w14:textId="77777777" w:rsidR="002B132B" w:rsidRDefault="00B537BD" w:rsidP="00A3267A">
            <w:pPr>
              <w:rPr>
                <w:rFonts w:ascii="宋体" w:hAnsi="宋体" w:cs="宋体"/>
                <w:sz w:val="18"/>
                <w:szCs w:val="18"/>
              </w:rPr>
            </w:pPr>
            <w:r>
              <w:rPr>
                <w:rFonts w:ascii="宋体" w:hAnsi="宋体" w:cs="宋体" w:hint="eastAsia"/>
                <w:sz w:val="18"/>
                <w:szCs w:val="18"/>
              </w:rPr>
              <w:t>p</w:t>
            </w:r>
            <w:r>
              <w:rPr>
                <w:rFonts w:ascii="宋体" w:hAnsi="宋体" w:cs="宋体"/>
                <w:sz w:val="18"/>
                <w:szCs w:val="18"/>
              </w:rPr>
              <w:t xml:space="preserve">rimary key </w:t>
            </w:r>
            <w:r w:rsidRPr="00B537BD">
              <w:rPr>
                <w:rFonts w:ascii="宋体" w:hAnsi="宋体" w:cs="宋体"/>
                <w:sz w:val="18"/>
                <w:szCs w:val="18"/>
              </w:rPr>
              <w:t>NOT NULL AUTO_INCREMENT</w:t>
            </w:r>
          </w:p>
          <w:p w14:paraId="3A3A145F" w14:textId="77777777" w:rsidR="002B132B" w:rsidRDefault="002B132B" w:rsidP="00A3267A">
            <w:pPr>
              <w:rPr>
                <w:rFonts w:ascii="宋体" w:hAnsi="宋体" w:cs="宋体"/>
                <w:sz w:val="18"/>
                <w:szCs w:val="18"/>
              </w:rPr>
            </w:pPr>
            <w:r>
              <w:rPr>
                <w:rFonts w:ascii="宋体" w:hAnsi="宋体" w:cs="宋体" w:hint="eastAsia"/>
                <w:sz w:val="18"/>
                <w:szCs w:val="18"/>
              </w:rPr>
              <w:t xml:space="preserve">references </w:t>
            </w:r>
            <w:r w:rsidR="00B537BD">
              <w:rPr>
                <w:rFonts w:ascii="宋体" w:hAnsi="宋体" w:cs="宋体" w:hint="eastAsia"/>
                <w:sz w:val="18"/>
                <w:szCs w:val="18"/>
              </w:rPr>
              <w:t>t_user_info</w:t>
            </w:r>
            <w:r>
              <w:rPr>
                <w:rFonts w:ascii="宋体" w:hAnsi="宋体" w:cs="宋体" w:hint="eastAsia"/>
                <w:sz w:val="18"/>
                <w:szCs w:val="18"/>
              </w:rPr>
              <w:t>(</w:t>
            </w:r>
            <w:r w:rsidR="00B537BD">
              <w:rPr>
                <w:rFonts w:ascii="宋体" w:hAnsi="宋体" w:cs="宋体" w:hint="eastAsia"/>
                <w:sz w:val="18"/>
                <w:szCs w:val="18"/>
              </w:rPr>
              <w:t>user</w:t>
            </w:r>
            <w:r>
              <w:rPr>
                <w:rFonts w:ascii="宋体" w:hAnsi="宋体" w:cs="宋体" w:hint="eastAsia"/>
                <w:sz w:val="18"/>
                <w:szCs w:val="18"/>
              </w:rPr>
              <w:t>_id)</w:t>
            </w:r>
          </w:p>
          <w:p w14:paraId="612C551B" w14:textId="77777777" w:rsidR="00B537BD" w:rsidRDefault="00B537BD" w:rsidP="00B537BD">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t_article(art_id)</w:t>
            </w:r>
          </w:p>
          <w:p w14:paraId="7CC9C96B" w14:textId="77777777" w:rsidR="00B537BD" w:rsidRDefault="00B537BD" w:rsidP="00B537BD">
            <w:pPr>
              <w:rPr>
                <w:rFonts w:ascii="宋体" w:hAnsi="宋体" w:cs="宋体"/>
                <w:sz w:val="18"/>
                <w:szCs w:val="18"/>
              </w:rPr>
            </w:pPr>
          </w:p>
          <w:p w14:paraId="6440FB31" w14:textId="77777777" w:rsidR="00B537BD" w:rsidRPr="00B537BD" w:rsidRDefault="00B537BD" w:rsidP="00B537BD">
            <w:pPr>
              <w:rPr>
                <w:rFonts w:ascii="宋体" w:hAnsi="宋体" w:cs="宋体"/>
                <w:sz w:val="18"/>
                <w:szCs w:val="18"/>
              </w:rPr>
            </w:pPr>
            <w:r w:rsidRPr="00F44091">
              <w:rPr>
                <w:rFonts w:ascii="宋体" w:hAnsi="宋体" w:cs="宋体"/>
                <w:sz w:val="18"/>
                <w:szCs w:val="18"/>
              </w:rPr>
              <w:t>ON UPDATE CURRENT_TIMESTAMP(0)</w:t>
            </w:r>
          </w:p>
        </w:tc>
      </w:tr>
    </w:tbl>
    <w:p w14:paraId="662C4437" w14:textId="77777777" w:rsidR="002B132B" w:rsidRPr="002B132B" w:rsidRDefault="002B132B" w:rsidP="002B132B">
      <w:pPr>
        <w:pStyle w:val="af3"/>
        <w:spacing w:line="360" w:lineRule="exact"/>
        <w:ind w:left="862" w:firstLineChars="0" w:firstLine="0"/>
        <w:rPr>
          <w:rFonts w:ascii="宋体" w:eastAsia="宋体" w:hAnsi="宋体" w:cs="宋体"/>
          <w:sz w:val="24"/>
          <w:szCs w:val="24"/>
        </w:rPr>
      </w:pPr>
    </w:p>
    <w:p w14:paraId="4B41D0C4" w14:textId="77777777" w:rsidR="00C76B89" w:rsidRPr="002B132B" w:rsidRDefault="00B537BD" w:rsidP="002B132B">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回帖</w:t>
      </w:r>
      <w:r w:rsidR="00C76B89" w:rsidRPr="002B132B">
        <w:rPr>
          <w:rFonts w:ascii="宋体" w:eastAsia="宋体" w:hAnsi="宋体" w:cs="宋体" w:hint="eastAsia"/>
          <w:sz w:val="24"/>
          <w:szCs w:val="24"/>
        </w:rPr>
        <w:t>表</w:t>
      </w:r>
      <w:r w:rsidRPr="00B537BD">
        <w:rPr>
          <w:rFonts w:ascii="宋体" w:eastAsia="宋体" w:hAnsi="宋体" w:cs="宋体"/>
          <w:sz w:val="24"/>
          <w:szCs w:val="24"/>
        </w:rPr>
        <w:t>t_comment</w:t>
      </w:r>
      <w:r w:rsidR="00C76B89" w:rsidRPr="002B132B">
        <w:rPr>
          <w:rFonts w:ascii="宋体" w:eastAsia="宋体" w:hAnsi="宋体" w:cs="宋体" w:hint="eastAsia"/>
          <w:sz w:val="24"/>
          <w:szCs w:val="24"/>
        </w:rPr>
        <w:t>：</w:t>
      </w:r>
      <w:r>
        <w:rPr>
          <w:rFonts w:ascii="宋体" w:eastAsia="宋体" w:hAnsi="宋体" w:cs="宋体" w:hint="eastAsia"/>
          <w:sz w:val="24"/>
          <w:szCs w:val="24"/>
        </w:rPr>
        <w:t>存储用户回复帖子的回帖信息，主要含有com</w:t>
      </w:r>
      <w:r>
        <w:rPr>
          <w:rFonts w:ascii="宋体" w:eastAsia="宋体" w:hAnsi="宋体" w:cs="宋体"/>
          <w:sz w:val="24"/>
          <w:szCs w:val="24"/>
        </w:rPr>
        <w:t>_id</w:t>
      </w:r>
      <w:r>
        <w:rPr>
          <w:rFonts w:ascii="宋体" w:eastAsia="宋体" w:hAnsi="宋体" w:cs="宋体" w:hint="eastAsia"/>
          <w:sz w:val="24"/>
          <w:szCs w:val="24"/>
        </w:rPr>
        <w:t>、com</w:t>
      </w:r>
      <w:r>
        <w:rPr>
          <w:rFonts w:ascii="宋体" w:eastAsia="宋体" w:hAnsi="宋体" w:cs="宋体"/>
          <w:sz w:val="24"/>
          <w:szCs w:val="24"/>
        </w:rPr>
        <w:t>_content</w:t>
      </w:r>
      <w:r>
        <w:rPr>
          <w:rFonts w:ascii="宋体" w:eastAsia="宋体" w:hAnsi="宋体" w:cs="宋体" w:hint="eastAsia"/>
          <w:sz w:val="24"/>
          <w:szCs w:val="24"/>
        </w:rPr>
        <w:t>、com_art_id等字段</w:t>
      </w:r>
      <w:r w:rsidR="00C76B89" w:rsidRPr="002B132B">
        <w:rPr>
          <w:rFonts w:ascii="宋体" w:eastAsia="宋体" w:hAnsi="宋体" w:cs="宋体" w:hint="eastAsia"/>
          <w:sz w:val="24"/>
          <w:szCs w:val="24"/>
        </w:rPr>
        <w:t>，具体如表4-7</w:t>
      </w:r>
      <w:r w:rsidR="00390CB1" w:rsidRPr="002B132B">
        <w:rPr>
          <w:rFonts w:ascii="宋体" w:eastAsia="宋体" w:hAnsi="宋体" w:cs="宋体" w:hint="eastAsia"/>
          <w:sz w:val="24"/>
          <w:szCs w:val="24"/>
        </w:rPr>
        <w:t>所示</w:t>
      </w:r>
      <w:r w:rsidR="00C76B89" w:rsidRPr="002B132B">
        <w:rPr>
          <w:rFonts w:ascii="宋体" w:eastAsia="宋体" w:hAnsi="宋体" w:cs="宋体" w:hint="eastAsia"/>
          <w:sz w:val="24"/>
          <w:szCs w:val="24"/>
        </w:rPr>
        <w:t>。</w:t>
      </w:r>
    </w:p>
    <w:p w14:paraId="36F2C06D" w14:textId="77777777" w:rsidR="00C76B89" w:rsidRPr="009E7F68" w:rsidRDefault="00C76B89" w:rsidP="003351C1">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 xml:space="preserve">表4-7 </w:t>
      </w:r>
      <w:r w:rsidR="00B537BD">
        <w:rPr>
          <w:rFonts w:ascii="黑体" w:hAnsi="黑体" w:cs="黑体" w:hint="eastAsia"/>
          <w:sz w:val="18"/>
          <w:szCs w:val="18"/>
        </w:rPr>
        <w:t>t_</w:t>
      </w:r>
      <w:r w:rsidR="00B537BD" w:rsidRPr="00B537BD">
        <w:rPr>
          <w:rFonts w:ascii="黑体" w:hAnsi="黑体" w:cs="黑体"/>
          <w:sz w:val="18"/>
          <w:szCs w:val="18"/>
        </w:rPr>
        <w:t>comment</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14"/>
        <w:gridCol w:w="2040"/>
        <w:gridCol w:w="1515"/>
        <w:gridCol w:w="3653"/>
      </w:tblGrid>
      <w:tr w:rsidR="00C76B89" w14:paraId="724E19F2" w14:textId="77777777" w:rsidTr="003351C1">
        <w:trPr>
          <w:jc w:val="center"/>
        </w:trPr>
        <w:tc>
          <w:tcPr>
            <w:tcW w:w="1314" w:type="dxa"/>
            <w:tcBorders>
              <w:bottom w:val="single" w:sz="8" w:space="0" w:color="auto"/>
            </w:tcBorders>
          </w:tcPr>
          <w:p w14:paraId="19CCEB8B" w14:textId="77777777" w:rsidR="00C76B89" w:rsidRDefault="00C76B89" w:rsidP="003351C1">
            <w:pPr>
              <w:rPr>
                <w:sz w:val="18"/>
                <w:szCs w:val="18"/>
              </w:rPr>
            </w:pPr>
            <w:r>
              <w:rPr>
                <w:rFonts w:hint="eastAsia"/>
                <w:sz w:val="18"/>
                <w:szCs w:val="18"/>
              </w:rPr>
              <w:t>属性名</w:t>
            </w:r>
          </w:p>
        </w:tc>
        <w:tc>
          <w:tcPr>
            <w:tcW w:w="2040" w:type="dxa"/>
            <w:tcBorders>
              <w:bottom w:val="single" w:sz="8" w:space="0" w:color="auto"/>
            </w:tcBorders>
          </w:tcPr>
          <w:p w14:paraId="6574F415" w14:textId="77777777" w:rsidR="00C76B89" w:rsidRDefault="00C76B89" w:rsidP="003351C1">
            <w:pPr>
              <w:rPr>
                <w:sz w:val="18"/>
                <w:szCs w:val="18"/>
              </w:rPr>
            </w:pPr>
            <w:r>
              <w:rPr>
                <w:rFonts w:hint="eastAsia"/>
                <w:sz w:val="18"/>
                <w:szCs w:val="18"/>
              </w:rPr>
              <w:t>属性描述</w:t>
            </w:r>
          </w:p>
        </w:tc>
        <w:tc>
          <w:tcPr>
            <w:tcW w:w="1515" w:type="dxa"/>
            <w:tcBorders>
              <w:bottom w:val="single" w:sz="8" w:space="0" w:color="auto"/>
            </w:tcBorders>
          </w:tcPr>
          <w:p w14:paraId="52C4B97F" w14:textId="77777777" w:rsidR="00C76B89" w:rsidRDefault="00C76B89" w:rsidP="003351C1">
            <w:pPr>
              <w:rPr>
                <w:sz w:val="18"/>
                <w:szCs w:val="18"/>
              </w:rPr>
            </w:pPr>
            <w:r>
              <w:rPr>
                <w:rFonts w:hint="eastAsia"/>
                <w:sz w:val="18"/>
                <w:szCs w:val="18"/>
              </w:rPr>
              <w:t>属性类型</w:t>
            </w:r>
          </w:p>
        </w:tc>
        <w:tc>
          <w:tcPr>
            <w:tcW w:w="3653" w:type="dxa"/>
            <w:tcBorders>
              <w:bottom w:val="single" w:sz="8" w:space="0" w:color="auto"/>
            </w:tcBorders>
          </w:tcPr>
          <w:p w14:paraId="600D1E3E" w14:textId="77777777" w:rsidR="00C76B89" w:rsidRDefault="00C76B89" w:rsidP="003351C1">
            <w:pPr>
              <w:rPr>
                <w:sz w:val="18"/>
                <w:szCs w:val="18"/>
              </w:rPr>
            </w:pPr>
            <w:r>
              <w:rPr>
                <w:rFonts w:hint="eastAsia"/>
                <w:sz w:val="18"/>
                <w:szCs w:val="18"/>
              </w:rPr>
              <w:t>约束</w:t>
            </w:r>
          </w:p>
        </w:tc>
      </w:tr>
      <w:tr w:rsidR="00C76B89" w14:paraId="2184E803" w14:textId="77777777" w:rsidTr="003351C1">
        <w:trPr>
          <w:jc w:val="center"/>
        </w:trPr>
        <w:tc>
          <w:tcPr>
            <w:tcW w:w="1314" w:type="dxa"/>
            <w:tcBorders>
              <w:top w:val="single" w:sz="8" w:space="0" w:color="auto"/>
            </w:tcBorders>
          </w:tcPr>
          <w:p w14:paraId="3946488F" w14:textId="77777777" w:rsidR="00C76B89" w:rsidRDefault="00DD5F06" w:rsidP="003351C1">
            <w:pPr>
              <w:rPr>
                <w:rFonts w:ascii="宋体" w:hAnsi="宋体" w:cs="宋体"/>
                <w:sz w:val="18"/>
                <w:szCs w:val="18"/>
              </w:rPr>
            </w:pPr>
            <w:r w:rsidRPr="00DD5F06">
              <w:rPr>
                <w:rFonts w:ascii="宋体" w:hAnsi="宋体" w:cs="宋体"/>
                <w:sz w:val="18"/>
                <w:szCs w:val="18"/>
              </w:rPr>
              <w:t>com_id</w:t>
            </w:r>
          </w:p>
          <w:p w14:paraId="585A624D" w14:textId="77777777" w:rsidR="00DD5F06" w:rsidRDefault="00DD5F06" w:rsidP="003351C1">
            <w:pPr>
              <w:rPr>
                <w:rFonts w:ascii="宋体" w:hAnsi="宋体" w:cs="宋体"/>
                <w:sz w:val="18"/>
                <w:szCs w:val="18"/>
              </w:rPr>
            </w:pPr>
            <w:r>
              <w:rPr>
                <w:rFonts w:ascii="宋体" w:hAnsi="宋体" w:cs="宋体" w:hint="eastAsia"/>
                <w:sz w:val="18"/>
                <w:szCs w:val="18"/>
              </w:rPr>
              <w:t>c</w:t>
            </w:r>
            <w:r>
              <w:rPr>
                <w:rFonts w:ascii="宋体" w:hAnsi="宋体" w:cs="宋体"/>
                <w:sz w:val="18"/>
                <w:szCs w:val="18"/>
              </w:rPr>
              <w:t>om_content</w:t>
            </w:r>
          </w:p>
          <w:p w14:paraId="1E7A0156" w14:textId="77777777" w:rsidR="00DD5F06" w:rsidRDefault="00DD5F06" w:rsidP="003351C1">
            <w:pPr>
              <w:rPr>
                <w:rFonts w:ascii="宋体" w:hAnsi="宋体" w:cs="宋体"/>
                <w:sz w:val="18"/>
                <w:szCs w:val="18"/>
              </w:rPr>
            </w:pPr>
            <w:r w:rsidRPr="00DD5F06">
              <w:rPr>
                <w:rFonts w:ascii="宋体" w:hAnsi="宋体" w:cs="宋体"/>
                <w:sz w:val="18"/>
                <w:szCs w:val="18"/>
              </w:rPr>
              <w:t>com_art_id</w:t>
            </w:r>
          </w:p>
          <w:p w14:paraId="49920028" w14:textId="77777777" w:rsidR="00DD5F06" w:rsidRDefault="00DD5F06" w:rsidP="003351C1">
            <w:pPr>
              <w:rPr>
                <w:rFonts w:ascii="宋体" w:hAnsi="宋体" w:cs="宋体"/>
                <w:sz w:val="18"/>
                <w:szCs w:val="18"/>
              </w:rPr>
            </w:pPr>
            <w:r w:rsidRPr="00DD5F06">
              <w:rPr>
                <w:rFonts w:ascii="宋体" w:hAnsi="宋体" w:cs="宋体"/>
                <w:sz w:val="18"/>
                <w:szCs w:val="18"/>
              </w:rPr>
              <w:t>com_user_id</w:t>
            </w:r>
          </w:p>
          <w:p w14:paraId="011CD60D" w14:textId="77777777" w:rsidR="00DD5F06" w:rsidRDefault="00DD5F06" w:rsidP="00DD5F06">
            <w:pPr>
              <w:rPr>
                <w:rFonts w:ascii="宋体" w:hAnsi="宋体" w:cs="宋体"/>
                <w:sz w:val="18"/>
                <w:szCs w:val="18"/>
              </w:rPr>
            </w:pPr>
            <w:r>
              <w:rPr>
                <w:rFonts w:ascii="宋体" w:hAnsi="宋体" w:cs="宋体" w:hint="eastAsia"/>
                <w:sz w:val="18"/>
                <w:szCs w:val="18"/>
              </w:rPr>
              <w:t>c</w:t>
            </w:r>
            <w:r>
              <w:rPr>
                <w:rFonts w:ascii="宋体" w:hAnsi="宋体" w:cs="宋体"/>
                <w:sz w:val="18"/>
                <w:szCs w:val="18"/>
              </w:rPr>
              <w:t>reate</w:t>
            </w:r>
          </w:p>
          <w:p w14:paraId="4A4C6A31" w14:textId="77777777" w:rsidR="00DD5F06" w:rsidRPr="00DD5F06" w:rsidRDefault="00DD5F06" w:rsidP="00DD5F06">
            <w:pPr>
              <w:rPr>
                <w:rFonts w:ascii="宋体" w:hAnsi="宋体" w:cs="宋体"/>
                <w:sz w:val="18"/>
                <w:szCs w:val="18"/>
              </w:rPr>
            </w:pPr>
            <w:r>
              <w:rPr>
                <w:rFonts w:ascii="宋体" w:hAnsi="宋体" w:cs="宋体" w:hint="eastAsia"/>
                <w:sz w:val="18"/>
                <w:szCs w:val="18"/>
              </w:rPr>
              <w:t>update</w:t>
            </w:r>
          </w:p>
        </w:tc>
        <w:tc>
          <w:tcPr>
            <w:tcW w:w="2040" w:type="dxa"/>
            <w:tcBorders>
              <w:top w:val="single" w:sz="8" w:space="0" w:color="auto"/>
            </w:tcBorders>
          </w:tcPr>
          <w:p w14:paraId="7092BFDA" w14:textId="77777777" w:rsidR="00C76B89" w:rsidRDefault="00DD5F06" w:rsidP="003351C1">
            <w:pPr>
              <w:rPr>
                <w:rFonts w:ascii="宋体" w:hAnsi="宋体" w:cs="宋体"/>
                <w:sz w:val="18"/>
                <w:szCs w:val="18"/>
              </w:rPr>
            </w:pPr>
            <w:r>
              <w:rPr>
                <w:rFonts w:ascii="宋体" w:hAnsi="宋体" w:cs="宋体" w:hint="eastAsia"/>
                <w:sz w:val="18"/>
                <w:szCs w:val="18"/>
              </w:rPr>
              <w:t>回帖id</w:t>
            </w:r>
          </w:p>
          <w:p w14:paraId="48D702A2" w14:textId="77777777" w:rsidR="00DD5F06" w:rsidRDefault="00DD5F06" w:rsidP="00DD5F06">
            <w:pPr>
              <w:rPr>
                <w:rFonts w:ascii="宋体" w:hAnsi="宋体" w:cs="宋体"/>
                <w:sz w:val="18"/>
                <w:szCs w:val="18"/>
              </w:rPr>
            </w:pPr>
            <w:r>
              <w:rPr>
                <w:rFonts w:ascii="宋体" w:hAnsi="宋体" w:cs="宋体" w:hint="eastAsia"/>
                <w:sz w:val="18"/>
                <w:szCs w:val="18"/>
              </w:rPr>
              <w:t>回帖内容</w:t>
            </w:r>
          </w:p>
          <w:p w14:paraId="7B8CE52D" w14:textId="77777777" w:rsidR="00DD5F06" w:rsidRDefault="00DD5F06" w:rsidP="00DD5F06">
            <w:pPr>
              <w:rPr>
                <w:rFonts w:ascii="宋体" w:hAnsi="宋体" w:cs="宋体"/>
                <w:sz w:val="18"/>
                <w:szCs w:val="18"/>
              </w:rPr>
            </w:pPr>
            <w:r>
              <w:rPr>
                <w:rFonts w:ascii="宋体" w:hAnsi="宋体" w:cs="宋体" w:hint="eastAsia"/>
                <w:sz w:val="18"/>
                <w:szCs w:val="18"/>
              </w:rPr>
              <w:t>回复的帖子id</w:t>
            </w:r>
          </w:p>
          <w:p w14:paraId="6740F7DD" w14:textId="77777777" w:rsidR="00DD5F06" w:rsidRDefault="00DD5F06" w:rsidP="00DD5F06">
            <w:pPr>
              <w:rPr>
                <w:rFonts w:ascii="宋体" w:hAnsi="宋体" w:cs="宋体"/>
                <w:sz w:val="18"/>
                <w:szCs w:val="18"/>
              </w:rPr>
            </w:pPr>
            <w:r>
              <w:rPr>
                <w:rFonts w:ascii="宋体" w:hAnsi="宋体" w:cs="宋体" w:hint="eastAsia"/>
                <w:sz w:val="18"/>
                <w:szCs w:val="18"/>
              </w:rPr>
              <w:t>回帖用户id</w:t>
            </w:r>
          </w:p>
          <w:p w14:paraId="4271D7B0" w14:textId="77777777" w:rsidR="00DD5F06" w:rsidRDefault="00DD5F06" w:rsidP="00DD5F06">
            <w:pPr>
              <w:rPr>
                <w:rFonts w:ascii="宋体" w:hAnsi="宋体" w:cs="宋体"/>
                <w:sz w:val="18"/>
                <w:szCs w:val="18"/>
              </w:rPr>
            </w:pPr>
            <w:r>
              <w:rPr>
                <w:rFonts w:ascii="宋体" w:hAnsi="宋体" w:cs="宋体" w:hint="eastAsia"/>
                <w:sz w:val="18"/>
                <w:szCs w:val="18"/>
              </w:rPr>
              <w:t>创建时间</w:t>
            </w:r>
          </w:p>
          <w:p w14:paraId="246C6530" w14:textId="77777777" w:rsidR="00DD5F06" w:rsidRPr="00DD5F06" w:rsidRDefault="00DD5F06" w:rsidP="00DD5F06">
            <w:pPr>
              <w:rPr>
                <w:rFonts w:ascii="宋体" w:hAnsi="宋体" w:cs="宋体"/>
                <w:sz w:val="18"/>
                <w:szCs w:val="18"/>
              </w:rPr>
            </w:pPr>
            <w:r>
              <w:rPr>
                <w:rFonts w:ascii="宋体" w:hAnsi="宋体" w:cs="宋体" w:hint="eastAsia"/>
                <w:sz w:val="18"/>
                <w:szCs w:val="18"/>
              </w:rPr>
              <w:t>更新时间</w:t>
            </w:r>
          </w:p>
        </w:tc>
        <w:tc>
          <w:tcPr>
            <w:tcW w:w="1515" w:type="dxa"/>
            <w:tcBorders>
              <w:top w:val="single" w:sz="8" w:space="0" w:color="auto"/>
            </w:tcBorders>
          </w:tcPr>
          <w:p w14:paraId="6D72ABA4" w14:textId="77777777" w:rsidR="00C76B89" w:rsidRDefault="00DD5F06"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632F9E2C" w14:textId="77777777" w:rsidR="00DD5F06" w:rsidRDefault="00DD5F06" w:rsidP="00DD5F06">
            <w:pPr>
              <w:rPr>
                <w:rFonts w:ascii="宋体" w:hAnsi="宋体" w:cs="宋体"/>
                <w:sz w:val="18"/>
                <w:szCs w:val="18"/>
              </w:rPr>
            </w:pPr>
            <w:r>
              <w:rPr>
                <w:rFonts w:ascii="宋体" w:hAnsi="宋体" w:cs="宋体" w:hint="eastAsia"/>
                <w:sz w:val="18"/>
                <w:szCs w:val="18"/>
              </w:rPr>
              <w:t>v</w:t>
            </w:r>
            <w:r>
              <w:rPr>
                <w:rFonts w:ascii="宋体" w:hAnsi="宋体" w:cs="宋体"/>
                <w:sz w:val="18"/>
                <w:szCs w:val="18"/>
              </w:rPr>
              <w:t>archar(500)</w:t>
            </w:r>
          </w:p>
          <w:p w14:paraId="34D3F7E5" w14:textId="77777777" w:rsidR="00DD5F06" w:rsidRDefault="00DD5F06" w:rsidP="00DD5F06">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42D9D3F9" w14:textId="77777777" w:rsidR="00DD5F06" w:rsidRDefault="00DD5F06" w:rsidP="00DD5F06">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39A5D1BF" w14:textId="77777777" w:rsidR="00DD5F06" w:rsidRDefault="00DD5F06" w:rsidP="00DD5F06">
            <w:pPr>
              <w:rPr>
                <w:rFonts w:ascii="宋体" w:hAnsi="宋体" w:cs="宋体"/>
                <w:sz w:val="18"/>
                <w:szCs w:val="18"/>
              </w:rPr>
            </w:pPr>
            <w:r>
              <w:rPr>
                <w:rFonts w:ascii="宋体" w:hAnsi="宋体" w:cs="宋体" w:hint="eastAsia"/>
                <w:sz w:val="18"/>
                <w:szCs w:val="18"/>
              </w:rPr>
              <w:t>datatime（0）</w:t>
            </w:r>
          </w:p>
          <w:p w14:paraId="296C6182" w14:textId="77777777" w:rsidR="00DD5F06" w:rsidRPr="00DD5F06" w:rsidRDefault="00DD5F06" w:rsidP="00DD5F06">
            <w:pPr>
              <w:rPr>
                <w:rFonts w:ascii="宋体" w:hAnsi="宋体" w:cs="宋体"/>
                <w:sz w:val="18"/>
                <w:szCs w:val="18"/>
              </w:rPr>
            </w:pPr>
            <w:r>
              <w:rPr>
                <w:rFonts w:ascii="宋体" w:hAnsi="宋体" w:cs="宋体" w:hint="eastAsia"/>
                <w:sz w:val="18"/>
                <w:szCs w:val="18"/>
              </w:rPr>
              <w:t>timestamp（0）</w:t>
            </w:r>
          </w:p>
        </w:tc>
        <w:tc>
          <w:tcPr>
            <w:tcW w:w="3653" w:type="dxa"/>
            <w:tcBorders>
              <w:top w:val="single" w:sz="8" w:space="0" w:color="auto"/>
            </w:tcBorders>
          </w:tcPr>
          <w:p w14:paraId="3DE578E4" w14:textId="77777777" w:rsidR="00C76B89" w:rsidRDefault="00C76B89" w:rsidP="003351C1">
            <w:pPr>
              <w:rPr>
                <w:rFonts w:ascii="宋体" w:hAnsi="宋体" w:cs="宋体"/>
                <w:sz w:val="18"/>
                <w:szCs w:val="18"/>
              </w:rPr>
            </w:pPr>
            <w:r>
              <w:rPr>
                <w:rFonts w:ascii="宋体" w:hAnsi="宋体" w:cs="宋体" w:hint="eastAsia"/>
                <w:sz w:val="18"/>
                <w:szCs w:val="18"/>
              </w:rPr>
              <w:t>primary key</w:t>
            </w:r>
            <w:r w:rsidR="00DD5F06">
              <w:rPr>
                <w:rFonts w:ascii="宋体" w:hAnsi="宋体" w:cs="宋体"/>
                <w:sz w:val="18"/>
                <w:szCs w:val="18"/>
              </w:rPr>
              <w:t xml:space="preserve"> </w:t>
            </w:r>
            <w:r w:rsidR="00DD5F06" w:rsidRPr="00DD5F06">
              <w:rPr>
                <w:rFonts w:ascii="宋体" w:hAnsi="宋体" w:cs="宋体"/>
                <w:sz w:val="18"/>
                <w:szCs w:val="18"/>
              </w:rPr>
              <w:t>NOT NULL AUTO_INCREMENT</w:t>
            </w:r>
          </w:p>
          <w:p w14:paraId="275B934E" w14:textId="77777777" w:rsidR="00DD5F06" w:rsidRDefault="00DD5F06" w:rsidP="00DD5F06">
            <w:pPr>
              <w:rPr>
                <w:rFonts w:ascii="宋体" w:hAnsi="宋体" w:cs="宋体"/>
                <w:sz w:val="18"/>
                <w:szCs w:val="18"/>
              </w:rPr>
            </w:pPr>
          </w:p>
          <w:p w14:paraId="7F2ECDF5" w14:textId="77777777" w:rsidR="00DD5F06" w:rsidRDefault="00DD5F06" w:rsidP="00DD5F06">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t_article(art_id)</w:t>
            </w:r>
          </w:p>
          <w:p w14:paraId="41A019CE" w14:textId="77777777" w:rsidR="00DD5F06" w:rsidRPr="00DD5F06" w:rsidRDefault="00DD5F06" w:rsidP="00DD5F06">
            <w:pPr>
              <w:rPr>
                <w:rFonts w:ascii="宋体" w:hAnsi="宋体" w:cs="宋体"/>
                <w:sz w:val="18"/>
                <w:szCs w:val="18"/>
              </w:rPr>
            </w:pPr>
            <w:r>
              <w:rPr>
                <w:rFonts w:ascii="宋体" w:hAnsi="宋体" w:cs="宋体" w:hint="eastAsia"/>
                <w:sz w:val="18"/>
                <w:szCs w:val="18"/>
              </w:rPr>
              <w:t>re</w:t>
            </w:r>
            <w:r>
              <w:rPr>
                <w:rFonts w:ascii="宋体" w:hAnsi="宋体" w:cs="宋体"/>
                <w:sz w:val="18"/>
                <w:szCs w:val="18"/>
              </w:rPr>
              <w:t>ferences t_user_info(user_id)</w:t>
            </w:r>
          </w:p>
          <w:p w14:paraId="360AB998" w14:textId="77777777" w:rsidR="00DD5F06" w:rsidRDefault="00DD5F06" w:rsidP="00DD5F06">
            <w:pPr>
              <w:rPr>
                <w:rFonts w:ascii="宋体" w:hAnsi="宋体" w:cs="宋体"/>
                <w:sz w:val="18"/>
                <w:szCs w:val="18"/>
              </w:rPr>
            </w:pPr>
          </w:p>
          <w:p w14:paraId="547EDA2E" w14:textId="77777777" w:rsidR="00DD5F06" w:rsidRPr="00DD5F06" w:rsidRDefault="00DD5F06" w:rsidP="00DD5F06">
            <w:pPr>
              <w:rPr>
                <w:rFonts w:ascii="宋体" w:hAnsi="宋体" w:cs="宋体"/>
                <w:sz w:val="18"/>
                <w:szCs w:val="18"/>
              </w:rPr>
            </w:pPr>
            <w:r w:rsidRPr="00F44091">
              <w:rPr>
                <w:rFonts w:ascii="宋体" w:hAnsi="宋体" w:cs="宋体"/>
                <w:sz w:val="18"/>
                <w:szCs w:val="18"/>
              </w:rPr>
              <w:t>ON UPDATE CURRENT_TIMESTAMP(0)</w:t>
            </w:r>
          </w:p>
        </w:tc>
      </w:tr>
    </w:tbl>
    <w:p w14:paraId="02C571A4" w14:textId="77777777" w:rsidR="00EB3037" w:rsidRPr="00E34193" w:rsidRDefault="00E34193" w:rsidP="00E34193">
      <w:pPr>
        <w:spacing w:line="360" w:lineRule="exact"/>
        <w:rPr>
          <w:rFonts w:ascii="宋体" w:eastAsia="宋体" w:hAnsi="宋体" w:cs="宋体"/>
          <w:sz w:val="24"/>
          <w:szCs w:val="24"/>
        </w:rPr>
      </w:pPr>
      <w:r>
        <w:rPr>
          <w:rFonts w:ascii="宋体" w:eastAsia="宋体" w:hAnsi="宋体" w:cs="宋体"/>
          <w:sz w:val="24"/>
          <w:szCs w:val="24"/>
        </w:rPr>
        <w:tab/>
      </w:r>
    </w:p>
    <w:p w14:paraId="6BA55D0B" w14:textId="77777777" w:rsidR="00C76B89" w:rsidRPr="00F26BD0" w:rsidRDefault="00F26BD0" w:rsidP="00F26BD0">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多级回复</w:t>
      </w:r>
      <w:r w:rsidR="00C76B89" w:rsidRPr="000A30B4">
        <w:rPr>
          <w:rFonts w:ascii="宋体" w:eastAsia="宋体" w:hAnsi="宋体" w:cs="宋体" w:hint="eastAsia"/>
          <w:sz w:val="24"/>
          <w:szCs w:val="24"/>
        </w:rPr>
        <w:t>表</w:t>
      </w:r>
      <w:r w:rsidRPr="00F26BD0">
        <w:rPr>
          <w:rFonts w:ascii="宋体" w:eastAsia="宋体" w:hAnsi="宋体" w:cs="宋体"/>
          <w:sz w:val="24"/>
          <w:szCs w:val="24"/>
        </w:rPr>
        <w:t>t_comment_multi</w:t>
      </w:r>
      <w:r w:rsidR="00C76B89" w:rsidRPr="00426CA9">
        <w:rPr>
          <w:rFonts w:ascii="宋体" w:eastAsia="宋体" w:hAnsi="宋体" w:cs="宋体" w:hint="eastAsia"/>
          <w:sz w:val="24"/>
          <w:szCs w:val="24"/>
        </w:rPr>
        <w:t>：</w:t>
      </w:r>
      <w:r>
        <w:rPr>
          <w:rFonts w:ascii="宋体" w:eastAsia="宋体" w:hAnsi="宋体" w:cs="宋体" w:hint="eastAsia"/>
          <w:sz w:val="24"/>
          <w:szCs w:val="24"/>
        </w:rPr>
        <w:t>用来存储用户回复回帖信息的表。主要含有</w:t>
      </w:r>
      <w:r w:rsidRPr="00F26BD0">
        <w:rPr>
          <w:rFonts w:ascii="宋体" w:eastAsia="宋体" w:hAnsi="宋体" w:cs="宋体"/>
          <w:sz w:val="24"/>
          <w:szCs w:val="24"/>
        </w:rPr>
        <w:t>com_mul_id</w:t>
      </w:r>
      <w:r>
        <w:rPr>
          <w:rFonts w:ascii="宋体" w:eastAsia="宋体" w:hAnsi="宋体" w:cs="宋体" w:hint="eastAsia"/>
          <w:sz w:val="24"/>
          <w:szCs w:val="24"/>
        </w:rPr>
        <w:t>、</w:t>
      </w:r>
      <w:r w:rsidRPr="00F26BD0">
        <w:rPr>
          <w:rFonts w:ascii="宋体" w:eastAsia="宋体" w:hAnsi="宋体" w:cs="宋体"/>
          <w:sz w:val="24"/>
          <w:szCs w:val="24"/>
        </w:rPr>
        <w:t>com_mul_content</w:t>
      </w:r>
      <w:r>
        <w:rPr>
          <w:rFonts w:ascii="宋体" w:eastAsia="宋体" w:hAnsi="宋体" w:cs="宋体" w:hint="eastAsia"/>
          <w:sz w:val="24"/>
          <w:szCs w:val="24"/>
        </w:rPr>
        <w:t>、</w:t>
      </w:r>
      <w:r w:rsidRPr="00F26BD0">
        <w:rPr>
          <w:rFonts w:ascii="宋体" w:eastAsia="宋体" w:hAnsi="宋体" w:cs="宋体"/>
          <w:sz w:val="24"/>
          <w:szCs w:val="24"/>
        </w:rPr>
        <w:t>com_mul_comment_id</w:t>
      </w:r>
      <w:r>
        <w:rPr>
          <w:rFonts w:ascii="宋体" w:eastAsia="宋体" w:hAnsi="宋体" w:cs="宋体" w:hint="eastAsia"/>
          <w:sz w:val="24"/>
          <w:szCs w:val="24"/>
        </w:rPr>
        <w:t>、</w:t>
      </w:r>
      <w:r w:rsidRPr="00F26BD0">
        <w:rPr>
          <w:rFonts w:ascii="宋体" w:eastAsia="宋体" w:hAnsi="宋体" w:cs="宋体"/>
          <w:sz w:val="24"/>
          <w:szCs w:val="24"/>
        </w:rPr>
        <w:t>reply_id</w:t>
      </w:r>
      <w:r>
        <w:rPr>
          <w:rFonts w:ascii="宋体" w:eastAsia="宋体" w:hAnsi="宋体" w:cs="宋体" w:hint="eastAsia"/>
          <w:sz w:val="24"/>
          <w:szCs w:val="24"/>
        </w:rPr>
        <w:t>等字</w:t>
      </w:r>
      <w:r w:rsidR="00C76B89" w:rsidRPr="00F26BD0">
        <w:rPr>
          <w:rFonts w:ascii="宋体" w:eastAsia="宋体" w:hAnsi="宋体" w:cs="宋体" w:hint="eastAsia"/>
          <w:sz w:val="24"/>
          <w:szCs w:val="24"/>
        </w:rPr>
        <w:t>段，具体如表4-8</w:t>
      </w:r>
      <w:r w:rsidR="00390CB1" w:rsidRPr="00F26BD0">
        <w:rPr>
          <w:rFonts w:ascii="宋体" w:eastAsia="宋体" w:hAnsi="宋体" w:cs="宋体" w:hint="eastAsia"/>
          <w:sz w:val="24"/>
          <w:szCs w:val="24"/>
        </w:rPr>
        <w:t>所示</w:t>
      </w:r>
      <w:r w:rsidR="00C76B89" w:rsidRPr="00F26BD0">
        <w:rPr>
          <w:rFonts w:ascii="宋体" w:eastAsia="宋体" w:hAnsi="宋体" w:cs="宋体" w:hint="eastAsia"/>
          <w:sz w:val="24"/>
          <w:szCs w:val="24"/>
        </w:rPr>
        <w:t>。</w:t>
      </w:r>
    </w:p>
    <w:p w14:paraId="41EF5F3E" w14:textId="77777777" w:rsidR="00C76B89" w:rsidRPr="009E7F68" w:rsidRDefault="00C76B89" w:rsidP="003351C1">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 xml:space="preserve">表4-8 </w:t>
      </w:r>
      <w:r w:rsidR="00F26BD0" w:rsidRPr="00F26BD0">
        <w:rPr>
          <w:rFonts w:ascii="黑体" w:hAnsi="黑体" w:cs="黑体"/>
          <w:sz w:val="18"/>
          <w:szCs w:val="18"/>
        </w:rPr>
        <w:t>t_comment_multi</w:t>
      </w:r>
      <w:r w:rsidRPr="009E7F68">
        <w:rPr>
          <w:rFonts w:ascii="黑体" w:hAnsi="黑体" w:cs="黑体" w:hint="eastAsia"/>
          <w:sz w:val="18"/>
          <w:szCs w:val="18"/>
        </w:rPr>
        <w:t>表</w:t>
      </w:r>
    </w:p>
    <w:tbl>
      <w:tblPr>
        <w:tblW w:w="8909" w:type="dxa"/>
        <w:jc w:val="center"/>
        <w:tblBorders>
          <w:top w:val="single" w:sz="12" w:space="0" w:color="auto"/>
          <w:bottom w:val="single" w:sz="12" w:space="0" w:color="auto"/>
        </w:tblBorders>
        <w:tblLayout w:type="fixed"/>
        <w:tblLook w:val="0000" w:firstRow="0" w:lastRow="0" w:firstColumn="0" w:lastColumn="0" w:noHBand="0" w:noVBand="0"/>
      </w:tblPr>
      <w:tblGrid>
        <w:gridCol w:w="2046"/>
        <w:gridCol w:w="2127"/>
        <w:gridCol w:w="1417"/>
        <w:gridCol w:w="3319"/>
      </w:tblGrid>
      <w:tr w:rsidR="00C76B89" w14:paraId="01C6CDCD" w14:textId="77777777" w:rsidTr="00925E31">
        <w:trPr>
          <w:jc w:val="center"/>
        </w:trPr>
        <w:tc>
          <w:tcPr>
            <w:tcW w:w="2046" w:type="dxa"/>
            <w:tcBorders>
              <w:bottom w:val="single" w:sz="8" w:space="0" w:color="auto"/>
            </w:tcBorders>
          </w:tcPr>
          <w:p w14:paraId="17259BD4" w14:textId="77777777" w:rsidR="00C76B89" w:rsidRDefault="00C76B89" w:rsidP="003351C1">
            <w:pPr>
              <w:rPr>
                <w:sz w:val="18"/>
                <w:szCs w:val="18"/>
              </w:rPr>
            </w:pPr>
            <w:r>
              <w:rPr>
                <w:rFonts w:hint="eastAsia"/>
                <w:sz w:val="18"/>
                <w:szCs w:val="18"/>
              </w:rPr>
              <w:t>属性名</w:t>
            </w:r>
          </w:p>
        </w:tc>
        <w:tc>
          <w:tcPr>
            <w:tcW w:w="2127" w:type="dxa"/>
            <w:tcBorders>
              <w:bottom w:val="single" w:sz="8" w:space="0" w:color="auto"/>
            </w:tcBorders>
          </w:tcPr>
          <w:p w14:paraId="18D7C060" w14:textId="77777777" w:rsidR="00C76B89" w:rsidRDefault="00C76B89" w:rsidP="003351C1">
            <w:pPr>
              <w:rPr>
                <w:sz w:val="18"/>
                <w:szCs w:val="18"/>
              </w:rPr>
            </w:pPr>
            <w:r>
              <w:rPr>
                <w:rFonts w:hint="eastAsia"/>
                <w:sz w:val="18"/>
                <w:szCs w:val="18"/>
              </w:rPr>
              <w:t>属性描述</w:t>
            </w:r>
          </w:p>
        </w:tc>
        <w:tc>
          <w:tcPr>
            <w:tcW w:w="1417" w:type="dxa"/>
            <w:tcBorders>
              <w:bottom w:val="single" w:sz="8" w:space="0" w:color="auto"/>
            </w:tcBorders>
          </w:tcPr>
          <w:p w14:paraId="27FBEABC" w14:textId="77777777" w:rsidR="00C76B89" w:rsidRDefault="00C76B89" w:rsidP="003351C1">
            <w:pPr>
              <w:rPr>
                <w:sz w:val="18"/>
                <w:szCs w:val="18"/>
              </w:rPr>
            </w:pPr>
            <w:r>
              <w:rPr>
                <w:rFonts w:hint="eastAsia"/>
                <w:sz w:val="18"/>
                <w:szCs w:val="18"/>
              </w:rPr>
              <w:t>属性类型</w:t>
            </w:r>
          </w:p>
        </w:tc>
        <w:tc>
          <w:tcPr>
            <w:tcW w:w="3319" w:type="dxa"/>
            <w:tcBorders>
              <w:bottom w:val="single" w:sz="8" w:space="0" w:color="auto"/>
            </w:tcBorders>
          </w:tcPr>
          <w:p w14:paraId="0668E932" w14:textId="77777777" w:rsidR="00C76B89" w:rsidRDefault="00C76B89" w:rsidP="003351C1">
            <w:pPr>
              <w:rPr>
                <w:sz w:val="18"/>
                <w:szCs w:val="18"/>
              </w:rPr>
            </w:pPr>
            <w:r>
              <w:rPr>
                <w:rFonts w:hint="eastAsia"/>
                <w:sz w:val="18"/>
                <w:szCs w:val="18"/>
              </w:rPr>
              <w:t>约束</w:t>
            </w:r>
          </w:p>
        </w:tc>
      </w:tr>
      <w:tr w:rsidR="00C76B89" w14:paraId="0B0E1ABC" w14:textId="77777777" w:rsidTr="00925E31">
        <w:trPr>
          <w:jc w:val="center"/>
        </w:trPr>
        <w:tc>
          <w:tcPr>
            <w:tcW w:w="2046" w:type="dxa"/>
            <w:tcBorders>
              <w:top w:val="single" w:sz="8" w:space="0" w:color="auto"/>
            </w:tcBorders>
          </w:tcPr>
          <w:p w14:paraId="42D1F283" w14:textId="77777777" w:rsidR="00204E08" w:rsidRDefault="00F26BD0" w:rsidP="003351C1">
            <w:pPr>
              <w:rPr>
                <w:rFonts w:ascii="宋体" w:hAnsi="宋体" w:cs="宋体"/>
                <w:sz w:val="18"/>
                <w:szCs w:val="18"/>
              </w:rPr>
            </w:pPr>
            <w:r w:rsidRPr="00F26BD0">
              <w:rPr>
                <w:rFonts w:ascii="宋体" w:hAnsi="宋体" w:cs="宋体"/>
                <w:sz w:val="18"/>
                <w:szCs w:val="18"/>
              </w:rPr>
              <w:t>com_mul_id</w:t>
            </w:r>
          </w:p>
          <w:p w14:paraId="0B51588C" w14:textId="77777777" w:rsidR="00204E08" w:rsidRDefault="00204E08" w:rsidP="003351C1">
            <w:pPr>
              <w:rPr>
                <w:rFonts w:ascii="宋体" w:hAnsi="宋体" w:cs="宋体"/>
                <w:sz w:val="18"/>
                <w:szCs w:val="18"/>
              </w:rPr>
            </w:pPr>
            <w:r w:rsidRPr="00204E08">
              <w:rPr>
                <w:rFonts w:ascii="宋体" w:hAnsi="宋体" w:cs="宋体"/>
                <w:sz w:val="18"/>
                <w:szCs w:val="18"/>
              </w:rPr>
              <w:t>com_mul_content</w:t>
            </w:r>
          </w:p>
          <w:p w14:paraId="4ABEABE1" w14:textId="77777777" w:rsidR="00204E08" w:rsidRDefault="00204E08" w:rsidP="003351C1">
            <w:pPr>
              <w:rPr>
                <w:rFonts w:ascii="宋体" w:hAnsi="宋体" w:cs="宋体"/>
                <w:sz w:val="18"/>
                <w:szCs w:val="18"/>
              </w:rPr>
            </w:pPr>
            <w:r w:rsidRPr="00204E08">
              <w:rPr>
                <w:rFonts w:ascii="宋体" w:hAnsi="宋体" w:cs="宋体"/>
                <w:sz w:val="18"/>
                <w:szCs w:val="18"/>
              </w:rPr>
              <w:lastRenderedPageBreak/>
              <w:t>com_mul_comment_id</w:t>
            </w:r>
          </w:p>
          <w:p w14:paraId="0FD4B959" w14:textId="77777777" w:rsidR="00925E31" w:rsidRDefault="00204E08" w:rsidP="003351C1">
            <w:pPr>
              <w:rPr>
                <w:rFonts w:ascii="宋体" w:hAnsi="宋体" w:cs="宋体"/>
                <w:sz w:val="18"/>
                <w:szCs w:val="18"/>
              </w:rPr>
            </w:pPr>
            <w:r w:rsidRPr="00204E08">
              <w:rPr>
                <w:rFonts w:ascii="宋体" w:hAnsi="宋体" w:cs="宋体"/>
                <w:sz w:val="18"/>
                <w:szCs w:val="18"/>
              </w:rPr>
              <w:t>reply_id</w:t>
            </w:r>
            <w:r w:rsidR="00C76B89">
              <w:rPr>
                <w:rFonts w:ascii="宋体" w:hAnsi="宋体" w:cs="宋体" w:hint="eastAsia"/>
                <w:sz w:val="18"/>
                <w:szCs w:val="18"/>
              </w:rPr>
              <w:t xml:space="preserve"> </w:t>
            </w:r>
          </w:p>
          <w:p w14:paraId="6ED7404E" w14:textId="77777777" w:rsidR="00925E31" w:rsidRDefault="00925E31" w:rsidP="003351C1">
            <w:pPr>
              <w:rPr>
                <w:rFonts w:ascii="宋体" w:hAnsi="宋体" w:cs="宋体"/>
                <w:sz w:val="18"/>
                <w:szCs w:val="18"/>
              </w:rPr>
            </w:pPr>
            <w:r>
              <w:rPr>
                <w:rFonts w:ascii="宋体" w:hAnsi="宋体" w:cs="宋体"/>
                <w:sz w:val="18"/>
                <w:szCs w:val="18"/>
              </w:rPr>
              <w:t>reply_type</w:t>
            </w:r>
          </w:p>
          <w:p w14:paraId="52CADA49" w14:textId="77777777" w:rsidR="004704C2" w:rsidRDefault="00925E31" w:rsidP="003351C1">
            <w:pPr>
              <w:rPr>
                <w:rFonts w:ascii="宋体" w:hAnsi="宋体" w:cs="宋体"/>
                <w:sz w:val="18"/>
                <w:szCs w:val="18"/>
              </w:rPr>
            </w:pPr>
            <w:r w:rsidRPr="00925E31">
              <w:rPr>
                <w:rFonts w:ascii="宋体" w:hAnsi="宋体" w:cs="宋体"/>
                <w:sz w:val="18"/>
                <w:szCs w:val="18"/>
              </w:rPr>
              <w:t>comment_mul_user_id</w:t>
            </w:r>
          </w:p>
          <w:p w14:paraId="4B24F65D" w14:textId="77777777" w:rsidR="003E5F60" w:rsidRDefault="004704C2" w:rsidP="003351C1">
            <w:pPr>
              <w:rPr>
                <w:rFonts w:ascii="宋体" w:hAnsi="宋体" w:cs="宋体"/>
                <w:sz w:val="18"/>
                <w:szCs w:val="18"/>
              </w:rPr>
            </w:pPr>
            <w:r w:rsidRPr="004704C2">
              <w:rPr>
                <w:rFonts w:ascii="宋体" w:hAnsi="宋体" w:cs="宋体"/>
                <w:sz w:val="18"/>
                <w:szCs w:val="18"/>
              </w:rPr>
              <w:t>target_id</w:t>
            </w:r>
            <w:r w:rsidR="00C76B89">
              <w:rPr>
                <w:rFonts w:ascii="宋体" w:hAnsi="宋体" w:cs="宋体" w:hint="eastAsia"/>
                <w:sz w:val="18"/>
                <w:szCs w:val="18"/>
              </w:rPr>
              <w:t xml:space="preserve"> </w:t>
            </w:r>
          </w:p>
          <w:p w14:paraId="640C3170" w14:textId="77777777" w:rsidR="00C76B89" w:rsidRDefault="003E5F60" w:rsidP="003351C1">
            <w:pPr>
              <w:rPr>
                <w:rFonts w:ascii="宋体" w:hAnsi="宋体" w:cs="宋体"/>
                <w:sz w:val="18"/>
                <w:szCs w:val="18"/>
              </w:rPr>
            </w:pPr>
            <w:r w:rsidRPr="003E5F60">
              <w:rPr>
                <w:rFonts w:ascii="宋体" w:hAnsi="宋体" w:cs="宋体"/>
                <w:sz w:val="18"/>
                <w:szCs w:val="18"/>
              </w:rPr>
              <w:t>create</w:t>
            </w:r>
          </w:p>
          <w:p w14:paraId="42D185DB" w14:textId="77777777" w:rsidR="003E5F60" w:rsidRDefault="003E5F60" w:rsidP="003351C1">
            <w:pPr>
              <w:rPr>
                <w:rFonts w:ascii="宋体" w:hAnsi="宋体" w:cs="宋体"/>
                <w:sz w:val="18"/>
                <w:szCs w:val="18"/>
              </w:rPr>
            </w:pPr>
            <w:r>
              <w:rPr>
                <w:rFonts w:ascii="宋体" w:hAnsi="宋体" w:cs="宋体" w:hint="eastAsia"/>
                <w:sz w:val="18"/>
                <w:szCs w:val="18"/>
              </w:rPr>
              <w:t>u</w:t>
            </w:r>
            <w:r>
              <w:rPr>
                <w:rFonts w:ascii="宋体" w:hAnsi="宋体" w:cs="宋体"/>
                <w:sz w:val="18"/>
                <w:szCs w:val="18"/>
              </w:rPr>
              <w:t>pdate</w:t>
            </w:r>
          </w:p>
        </w:tc>
        <w:tc>
          <w:tcPr>
            <w:tcW w:w="2127" w:type="dxa"/>
            <w:tcBorders>
              <w:top w:val="single" w:sz="8" w:space="0" w:color="auto"/>
            </w:tcBorders>
          </w:tcPr>
          <w:p w14:paraId="7B08F92C" w14:textId="77777777" w:rsidR="00C76B89" w:rsidRDefault="00204E08" w:rsidP="003351C1">
            <w:pPr>
              <w:rPr>
                <w:rFonts w:ascii="宋体" w:hAnsi="宋体" w:cs="宋体"/>
                <w:sz w:val="18"/>
                <w:szCs w:val="18"/>
              </w:rPr>
            </w:pPr>
            <w:r>
              <w:rPr>
                <w:rFonts w:ascii="宋体" w:hAnsi="宋体" w:cs="宋体" w:hint="eastAsia"/>
                <w:sz w:val="18"/>
                <w:szCs w:val="18"/>
              </w:rPr>
              <w:lastRenderedPageBreak/>
              <w:t>多级评论id</w:t>
            </w:r>
          </w:p>
          <w:p w14:paraId="224C0C4A" w14:textId="77777777" w:rsidR="00204E08" w:rsidRDefault="00204E08" w:rsidP="00204E08">
            <w:pPr>
              <w:rPr>
                <w:rFonts w:ascii="宋体" w:hAnsi="宋体" w:cs="宋体"/>
                <w:sz w:val="18"/>
                <w:szCs w:val="18"/>
              </w:rPr>
            </w:pPr>
            <w:r>
              <w:rPr>
                <w:rFonts w:ascii="宋体" w:hAnsi="宋体" w:cs="宋体" w:hint="eastAsia"/>
                <w:sz w:val="18"/>
                <w:szCs w:val="18"/>
              </w:rPr>
              <w:t>多级评论内容</w:t>
            </w:r>
          </w:p>
          <w:p w14:paraId="5A803DBC" w14:textId="77777777" w:rsidR="00204E08" w:rsidRDefault="00204E08" w:rsidP="00204E08">
            <w:pPr>
              <w:rPr>
                <w:rFonts w:ascii="宋体" w:hAnsi="宋体" w:cs="宋体"/>
                <w:sz w:val="18"/>
                <w:szCs w:val="18"/>
              </w:rPr>
            </w:pPr>
            <w:r>
              <w:rPr>
                <w:rFonts w:ascii="宋体" w:hAnsi="宋体" w:cs="宋体" w:hint="eastAsia"/>
                <w:sz w:val="18"/>
                <w:szCs w:val="18"/>
              </w:rPr>
              <w:lastRenderedPageBreak/>
              <w:t>多级评论对应的回帖id</w:t>
            </w:r>
          </w:p>
          <w:p w14:paraId="04CD40BF" w14:textId="77777777" w:rsidR="00204E08" w:rsidRDefault="00204E08" w:rsidP="00204E08">
            <w:pPr>
              <w:rPr>
                <w:rFonts w:ascii="宋体" w:hAnsi="宋体" w:cs="宋体"/>
                <w:sz w:val="18"/>
                <w:szCs w:val="18"/>
              </w:rPr>
            </w:pPr>
            <w:r>
              <w:rPr>
                <w:rFonts w:ascii="宋体" w:hAnsi="宋体" w:cs="宋体" w:hint="eastAsia"/>
                <w:sz w:val="18"/>
                <w:szCs w:val="18"/>
              </w:rPr>
              <w:t>回复的上一级id</w:t>
            </w:r>
          </w:p>
          <w:p w14:paraId="5139A4FF" w14:textId="77777777" w:rsidR="00925E31" w:rsidRDefault="00925E31" w:rsidP="00925E31">
            <w:pPr>
              <w:rPr>
                <w:rFonts w:ascii="宋体" w:hAnsi="宋体" w:cs="宋体"/>
                <w:sz w:val="18"/>
                <w:szCs w:val="18"/>
              </w:rPr>
            </w:pPr>
            <w:r>
              <w:rPr>
                <w:rFonts w:ascii="宋体" w:hAnsi="宋体" w:cs="宋体" w:hint="eastAsia"/>
                <w:sz w:val="18"/>
                <w:szCs w:val="18"/>
              </w:rPr>
              <w:t>回复类型</w:t>
            </w:r>
          </w:p>
          <w:p w14:paraId="2B7B9AA9" w14:textId="77777777" w:rsidR="00925E31" w:rsidRDefault="00925E31" w:rsidP="00925E31">
            <w:pPr>
              <w:rPr>
                <w:rFonts w:ascii="宋体" w:hAnsi="宋体" w:cs="宋体"/>
                <w:sz w:val="18"/>
                <w:szCs w:val="18"/>
              </w:rPr>
            </w:pPr>
            <w:r>
              <w:rPr>
                <w:rFonts w:ascii="宋体" w:hAnsi="宋体" w:cs="宋体" w:hint="eastAsia"/>
                <w:sz w:val="18"/>
                <w:szCs w:val="18"/>
              </w:rPr>
              <w:t>多级评论的用户id</w:t>
            </w:r>
          </w:p>
          <w:p w14:paraId="3FE91EEF" w14:textId="77777777" w:rsidR="004704C2" w:rsidRDefault="004704C2" w:rsidP="004704C2">
            <w:pPr>
              <w:rPr>
                <w:rFonts w:ascii="宋体" w:hAnsi="宋体" w:cs="宋体"/>
                <w:sz w:val="18"/>
                <w:szCs w:val="18"/>
              </w:rPr>
            </w:pPr>
            <w:r>
              <w:rPr>
                <w:rFonts w:ascii="宋体" w:hAnsi="宋体" w:cs="宋体" w:hint="eastAsia"/>
                <w:sz w:val="18"/>
                <w:szCs w:val="18"/>
              </w:rPr>
              <w:t>评论的目标用户id</w:t>
            </w:r>
          </w:p>
          <w:p w14:paraId="6D5492FC" w14:textId="77777777" w:rsidR="003E5F60" w:rsidRDefault="003E5F60" w:rsidP="003E5F60">
            <w:pPr>
              <w:rPr>
                <w:rFonts w:ascii="宋体" w:hAnsi="宋体" w:cs="宋体"/>
                <w:sz w:val="18"/>
                <w:szCs w:val="18"/>
              </w:rPr>
            </w:pPr>
            <w:r>
              <w:rPr>
                <w:rFonts w:ascii="宋体" w:hAnsi="宋体" w:cs="宋体" w:hint="eastAsia"/>
                <w:sz w:val="18"/>
                <w:szCs w:val="18"/>
              </w:rPr>
              <w:t>评论时间</w:t>
            </w:r>
          </w:p>
          <w:p w14:paraId="6097B76B" w14:textId="77777777" w:rsidR="003E5F60" w:rsidRPr="003E5F60" w:rsidRDefault="003E5F60" w:rsidP="003E5F60">
            <w:pPr>
              <w:rPr>
                <w:rFonts w:ascii="宋体" w:hAnsi="宋体" w:cs="宋体"/>
                <w:sz w:val="18"/>
                <w:szCs w:val="18"/>
              </w:rPr>
            </w:pPr>
            <w:r>
              <w:rPr>
                <w:rFonts w:ascii="宋体" w:hAnsi="宋体" w:cs="宋体" w:hint="eastAsia"/>
                <w:sz w:val="18"/>
                <w:szCs w:val="18"/>
              </w:rPr>
              <w:t>更新时间</w:t>
            </w:r>
          </w:p>
        </w:tc>
        <w:tc>
          <w:tcPr>
            <w:tcW w:w="1417" w:type="dxa"/>
            <w:tcBorders>
              <w:top w:val="single" w:sz="8" w:space="0" w:color="auto"/>
            </w:tcBorders>
          </w:tcPr>
          <w:p w14:paraId="37647709" w14:textId="77777777" w:rsidR="00C76B89" w:rsidRDefault="00204E08" w:rsidP="003351C1">
            <w:pPr>
              <w:rPr>
                <w:rFonts w:ascii="宋体" w:hAnsi="宋体" w:cs="宋体"/>
                <w:sz w:val="18"/>
                <w:szCs w:val="18"/>
              </w:rPr>
            </w:pPr>
            <w:r>
              <w:rPr>
                <w:rFonts w:ascii="宋体" w:hAnsi="宋体" w:cs="宋体"/>
                <w:sz w:val="18"/>
                <w:szCs w:val="18"/>
              </w:rPr>
              <w:lastRenderedPageBreak/>
              <w:t>int(11)</w:t>
            </w:r>
          </w:p>
          <w:p w14:paraId="24377514" w14:textId="77777777" w:rsidR="00204E08" w:rsidRDefault="00204E08" w:rsidP="00204E08">
            <w:pPr>
              <w:rPr>
                <w:rFonts w:ascii="宋体" w:hAnsi="宋体" w:cs="宋体"/>
                <w:sz w:val="18"/>
                <w:szCs w:val="18"/>
              </w:rPr>
            </w:pPr>
            <w:r>
              <w:rPr>
                <w:rFonts w:ascii="宋体" w:hAnsi="宋体" w:cs="宋体"/>
                <w:sz w:val="18"/>
                <w:szCs w:val="18"/>
              </w:rPr>
              <w:t>varchar(500)</w:t>
            </w:r>
          </w:p>
          <w:p w14:paraId="7E934DD0" w14:textId="77777777" w:rsidR="00204E08" w:rsidRDefault="00204E08" w:rsidP="00204E08">
            <w:pPr>
              <w:rPr>
                <w:rFonts w:ascii="宋体" w:hAnsi="宋体" w:cs="宋体"/>
                <w:sz w:val="18"/>
                <w:szCs w:val="18"/>
              </w:rPr>
            </w:pPr>
            <w:r>
              <w:rPr>
                <w:rFonts w:ascii="宋体" w:hAnsi="宋体" w:cs="宋体" w:hint="eastAsia"/>
                <w:sz w:val="18"/>
                <w:szCs w:val="18"/>
              </w:rPr>
              <w:lastRenderedPageBreak/>
              <w:t>i</w:t>
            </w:r>
            <w:r>
              <w:rPr>
                <w:rFonts w:ascii="宋体" w:hAnsi="宋体" w:cs="宋体"/>
                <w:sz w:val="18"/>
                <w:szCs w:val="18"/>
              </w:rPr>
              <w:t>nt(11)</w:t>
            </w:r>
          </w:p>
          <w:p w14:paraId="741D24B0" w14:textId="77777777" w:rsidR="00204E08" w:rsidRDefault="00204E08" w:rsidP="00204E08">
            <w:pPr>
              <w:rPr>
                <w:rFonts w:ascii="宋体" w:hAnsi="宋体" w:cs="宋体"/>
                <w:sz w:val="18"/>
                <w:szCs w:val="18"/>
              </w:rPr>
            </w:pPr>
            <w:r>
              <w:rPr>
                <w:rFonts w:ascii="宋体" w:hAnsi="宋体" w:cs="宋体" w:hint="eastAsia"/>
                <w:sz w:val="18"/>
                <w:szCs w:val="18"/>
              </w:rPr>
              <w:t>i</w:t>
            </w:r>
            <w:r>
              <w:rPr>
                <w:rFonts w:ascii="宋体" w:hAnsi="宋体" w:cs="宋体"/>
                <w:sz w:val="18"/>
                <w:szCs w:val="18"/>
              </w:rPr>
              <w:t>nt(11)</w:t>
            </w:r>
          </w:p>
          <w:p w14:paraId="1D156528" w14:textId="77777777" w:rsidR="00925E31" w:rsidRDefault="00925E31" w:rsidP="00925E31">
            <w:pPr>
              <w:rPr>
                <w:rFonts w:ascii="宋体" w:hAnsi="宋体" w:cs="宋体"/>
                <w:sz w:val="18"/>
                <w:szCs w:val="18"/>
              </w:rPr>
            </w:pPr>
            <w:r>
              <w:rPr>
                <w:rFonts w:ascii="宋体" w:hAnsi="宋体" w:cs="宋体" w:hint="eastAsia"/>
                <w:sz w:val="18"/>
                <w:szCs w:val="18"/>
              </w:rPr>
              <w:t>char</w:t>
            </w:r>
            <w:r>
              <w:rPr>
                <w:rFonts w:ascii="宋体" w:hAnsi="宋体" w:cs="宋体"/>
                <w:sz w:val="18"/>
                <w:szCs w:val="18"/>
              </w:rPr>
              <w:t>(2)</w:t>
            </w:r>
          </w:p>
          <w:p w14:paraId="58D674B0" w14:textId="77777777" w:rsidR="00925E31" w:rsidRDefault="00925E31" w:rsidP="00925E3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364776E1" w14:textId="77777777" w:rsidR="004704C2" w:rsidRDefault="004704C2" w:rsidP="004704C2">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6EA861A3" w14:textId="77777777" w:rsidR="003E5F60" w:rsidRDefault="003E5F60" w:rsidP="003E5F60">
            <w:pPr>
              <w:rPr>
                <w:rFonts w:ascii="宋体" w:hAnsi="宋体" w:cs="宋体"/>
                <w:sz w:val="18"/>
                <w:szCs w:val="18"/>
              </w:rPr>
            </w:pPr>
            <w:r>
              <w:rPr>
                <w:rFonts w:ascii="宋体" w:hAnsi="宋体" w:cs="宋体" w:hint="eastAsia"/>
                <w:sz w:val="18"/>
                <w:szCs w:val="18"/>
              </w:rPr>
              <w:t>data</w:t>
            </w:r>
            <w:r>
              <w:rPr>
                <w:rFonts w:ascii="宋体" w:hAnsi="宋体" w:cs="宋体"/>
                <w:sz w:val="18"/>
                <w:szCs w:val="18"/>
              </w:rPr>
              <w:t>time(0)</w:t>
            </w:r>
          </w:p>
          <w:p w14:paraId="4CB6AA7E" w14:textId="77777777" w:rsidR="003E5F60" w:rsidRPr="003E5F60" w:rsidRDefault="003E5F60" w:rsidP="003E5F60">
            <w:pPr>
              <w:rPr>
                <w:rFonts w:ascii="宋体" w:hAnsi="宋体" w:cs="宋体"/>
                <w:sz w:val="18"/>
                <w:szCs w:val="18"/>
              </w:rPr>
            </w:pPr>
            <w:r>
              <w:rPr>
                <w:rFonts w:ascii="宋体" w:hAnsi="宋体" w:cs="宋体" w:hint="eastAsia"/>
                <w:sz w:val="18"/>
                <w:szCs w:val="18"/>
              </w:rPr>
              <w:t>time</w:t>
            </w:r>
            <w:r>
              <w:rPr>
                <w:rFonts w:ascii="宋体" w:hAnsi="宋体" w:cs="宋体"/>
                <w:sz w:val="18"/>
                <w:szCs w:val="18"/>
              </w:rPr>
              <w:t>stamp(0)</w:t>
            </w:r>
          </w:p>
        </w:tc>
        <w:tc>
          <w:tcPr>
            <w:tcW w:w="3319" w:type="dxa"/>
            <w:tcBorders>
              <w:top w:val="single" w:sz="8" w:space="0" w:color="auto"/>
            </w:tcBorders>
          </w:tcPr>
          <w:p w14:paraId="16B77C6B" w14:textId="77777777" w:rsidR="00C76B89" w:rsidRDefault="00C76B89" w:rsidP="003351C1">
            <w:pPr>
              <w:rPr>
                <w:rFonts w:ascii="宋体" w:hAnsi="宋体" w:cs="宋体"/>
                <w:sz w:val="18"/>
                <w:szCs w:val="18"/>
              </w:rPr>
            </w:pPr>
            <w:r>
              <w:rPr>
                <w:rFonts w:ascii="宋体" w:hAnsi="宋体" w:cs="宋体" w:hint="eastAsia"/>
                <w:sz w:val="18"/>
                <w:szCs w:val="18"/>
              </w:rPr>
              <w:lastRenderedPageBreak/>
              <w:t>primary key</w:t>
            </w:r>
            <w:r w:rsidR="00204E08">
              <w:rPr>
                <w:rFonts w:ascii="宋体" w:hAnsi="宋体" w:cs="宋体"/>
                <w:sz w:val="18"/>
                <w:szCs w:val="18"/>
              </w:rPr>
              <w:t xml:space="preserve"> not null auto_increment</w:t>
            </w:r>
          </w:p>
          <w:p w14:paraId="182CC3C7" w14:textId="77777777" w:rsidR="00204E08" w:rsidRDefault="00204E08" w:rsidP="00204E08">
            <w:pPr>
              <w:rPr>
                <w:rFonts w:ascii="宋体" w:hAnsi="宋体" w:cs="宋体"/>
                <w:sz w:val="18"/>
                <w:szCs w:val="18"/>
              </w:rPr>
            </w:pPr>
          </w:p>
          <w:p w14:paraId="085F77E5" w14:textId="77777777" w:rsidR="00204E08" w:rsidRDefault="00204E08" w:rsidP="00204E08">
            <w:pPr>
              <w:rPr>
                <w:rFonts w:ascii="宋体" w:hAnsi="宋体" w:cs="宋体"/>
                <w:sz w:val="18"/>
                <w:szCs w:val="18"/>
              </w:rPr>
            </w:pPr>
            <w:r>
              <w:rPr>
                <w:rFonts w:ascii="宋体" w:hAnsi="宋体" w:cs="宋体" w:hint="eastAsia"/>
                <w:sz w:val="18"/>
                <w:szCs w:val="18"/>
              </w:rPr>
              <w:lastRenderedPageBreak/>
              <w:t>r</w:t>
            </w:r>
            <w:r>
              <w:rPr>
                <w:rFonts w:ascii="宋体" w:hAnsi="宋体" w:cs="宋体"/>
                <w:sz w:val="18"/>
                <w:szCs w:val="18"/>
              </w:rPr>
              <w:t>eferences t_comment(com_id)</w:t>
            </w:r>
          </w:p>
          <w:p w14:paraId="5187546C" w14:textId="77777777" w:rsidR="00925E31" w:rsidRPr="00925E31" w:rsidRDefault="00925E31" w:rsidP="00925E31">
            <w:pPr>
              <w:rPr>
                <w:rFonts w:ascii="宋体" w:hAnsi="宋体" w:cs="宋体"/>
                <w:sz w:val="18"/>
                <w:szCs w:val="18"/>
              </w:rPr>
            </w:pPr>
          </w:p>
          <w:p w14:paraId="4FBE90F8" w14:textId="77777777" w:rsidR="00925E31" w:rsidRDefault="00925E31" w:rsidP="00925E31">
            <w:pPr>
              <w:rPr>
                <w:rFonts w:ascii="宋体" w:hAnsi="宋体" w:cs="宋体"/>
                <w:sz w:val="18"/>
                <w:szCs w:val="18"/>
              </w:rPr>
            </w:pPr>
          </w:p>
          <w:p w14:paraId="5CCC5CD9" w14:textId="77777777" w:rsidR="00925E31" w:rsidRDefault="00925E31" w:rsidP="00925E31">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t_user_info(user_id)</w:t>
            </w:r>
          </w:p>
          <w:p w14:paraId="2712DA1C" w14:textId="77777777" w:rsidR="004704C2" w:rsidRDefault="004704C2" w:rsidP="004704C2">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t_user_info(user_id)</w:t>
            </w:r>
          </w:p>
          <w:p w14:paraId="19461F85" w14:textId="77777777" w:rsidR="003E5F60" w:rsidRDefault="003E5F60" w:rsidP="003E5F60">
            <w:pPr>
              <w:rPr>
                <w:rFonts w:ascii="宋体" w:hAnsi="宋体" w:cs="宋体"/>
                <w:sz w:val="18"/>
                <w:szCs w:val="18"/>
              </w:rPr>
            </w:pPr>
          </w:p>
          <w:p w14:paraId="3233DF66" w14:textId="77777777" w:rsidR="003E5F60" w:rsidRPr="003E5F60" w:rsidRDefault="003E5F60" w:rsidP="003E5F60">
            <w:pPr>
              <w:rPr>
                <w:rFonts w:ascii="宋体" w:hAnsi="宋体" w:cs="宋体"/>
                <w:sz w:val="18"/>
                <w:szCs w:val="18"/>
              </w:rPr>
            </w:pPr>
            <w:r w:rsidRPr="00F44091">
              <w:rPr>
                <w:rFonts w:ascii="宋体" w:hAnsi="宋体" w:cs="宋体"/>
                <w:sz w:val="18"/>
                <w:szCs w:val="18"/>
              </w:rPr>
              <w:t>ON UPDATE CURRENT_TIMESTAMP(0)</w:t>
            </w:r>
          </w:p>
        </w:tc>
      </w:tr>
    </w:tbl>
    <w:p w14:paraId="37244722" w14:textId="77777777" w:rsidR="002B132B" w:rsidRDefault="002B132B" w:rsidP="002B132B">
      <w:pPr>
        <w:spacing w:line="360" w:lineRule="exact"/>
        <w:ind w:left="426"/>
        <w:rPr>
          <w:rFonts w:ascii="宋体" w:eastAsia="宋体" w:hAnsi="宋体" w:cs="宋体"/>
          <w:sz w:val="24"/>
          <w:szCs w:val="24"/>
        </w:rPr>
      </w:pPr>
    </w:p>
    <w:p w14:paraId="05C9BCF8" w14:textId="77777777" w:rsidR="00C76B89" w:rsidRPr="002B132B" w:rsidRDefault="003E3E1F" w:rsidP="002B132B">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关注粉丝</w:t>
      </w:r>
      <w:r w:rsidR="00C76B89" w:rsidRPr="002B132B">
        <w:rPr>
          <w:rFonts w:ascii="宋体" w:eastAsia="宋体" w:hAnsi="宋体" w:cs="宋体" w:hint="eastAsia"/>
          <w:sz w:val="24"/>
          <w:szCs w:val="24"/>
        </w:rPr>
        <w:t>表</w:t>
      </w:r>
      <w:r w:rsidRPr="003E3E1F">
        <w:rPr>
          <w:rFonts w:ascii="宋体" w:eastAsia="宋体" w:hAnsi="宋体" w:cs="宋体"/>
          <w:sz w:val="24"/>
          <w:szCs w:val="24"/>
        </w:rPr>
        <w:t>t_follow</w:t>
      </w:r>
      <w:r w:rsidR="00C76B89" w:rsidRPr="002B132B">
        <w:rPr>
          <w:rFonts w:ascii="宋体" w:eastAsia="宋体" w:hAnsi="宋体" w:cs="宋体" w:hint="eastAsia"/>
          <w:sz w:val="24"/>
          <w:szCs w:val="24"/>
        </w:rPr>
        <w:t>：</w:t>
      </w:r>
      <w:r>
        <w:rPr>
          <w:rFonts w:ascii="宋体" w:eastAsia="宋体" w:hAnsi="宋体" w:cs="宋体" w:hint="eastAsia"/>
          <w:sz w:val="24"/>
          <w:szCs w:val="24"/>
        </w:rPr>
        <w:t>存储用户的关注用户、粉丝用户</w:t>
      </w:r>
      <w:r w:rsidR="00C76B89" w:rsidRPr="002B132B">
        <w:rPr>
          <w:rFonts w:ascii="宋体" w:eastAsia="宋体" w:hAnsi="宋体" w:cs="宋体" w:hint="eastAsia"/>
          <w:sz w:val="24"/>
          <w:szCs w:val="24"/>
        </w:rPr>
        <w:t>，</w:t>
      </w:r>
      <w:r>
        <w:rPr>
          <w:rFonts w:ascii="宋体" w:eastAsia="宋体" w:hAnsi="宋体" w:cs="宋体" w:hint="eastAsia"/>
          <w:sz w:val="24"/>
          <w:szCs w:val="24"/>
        </w:rPr>
        <w:t>和用户是一对一关系。主要</w:t>
      </w:r>
      <w:r w:rsidR="00C76B89" w:rsidRPr="002B132B">
        <w:rPr>
          <w:rFonts w:ascii="宋体" w:eastAsia="宋体" w:hAnsi="宋体" w:cs="宋体" w:hint="eastAsia"/>
          <w:sz w:val="24"/>
          <w:szCs w:val="24"/>
        </w:rPr>
        <w:t>具有</w:t>
      </w:r>
      <w:r w:rsidRPr="003E3E1F">
        <w:rPr>
          <w:rFonts w:ascii="宋体" w:eastAsia="宋体" w:hAnsi="宋体" w:cs="宋体"/>
          <w:sz w:val="24"/>
          <w:szCs w:val="24"/>
        </w:rPr>
        <w:t>follow_id</w:t>
      </w:r>
      <w:r w:rsidR="00C76B89" w:rsidRPr="002B132B">
        <w:rPr>
          <w:rFonts w:ascii="宋体" w:eastAsia="宋体" w:hAnsi="宋体" w:cs="宋体" w:hint="eastAsia"/>
          <w:sz w:val="24"/>
          <w:szCs w:val="24"/>
        </w:rPr>
        <w:t>,</w:t>
      </w:r>
      <w:r w:rsidRPr="003E3E1F">
        <w:t xml:space="preserve"> </w:t>
      </w:r>
      <w:r w:rsidRPr="003E3E1F">
        <w:rPr>
          <w:rFonts w:ascii="宋体" w:eastAsia="宋体" w:hAnsi="宋体" w:cs="宋体"/>
          <w:sz w:val="24"/>
          <w:szCs w:val="24"/>
        </w:rPr>
        <w:t>follow_user_id</w:t>
      </w:r>
      <w:r w:rsidR="00C76B89" w:rsidRPr="002B132B">
        <w:rPr>
          <w:rFonts w:ascii="宋体" w:eastAsia="宋体" w:hAnsi="宋体" w:cs="宋体" w:hint="eastAsia"/>
          <w:sz w:val="24"/>
          <w:szCs w:val="24"/>
        </w:rPr>
        <w:t>,</w:t>
      </w:r>
      <w:r w:rsidRPr="003E3E1F">
        <w:t xml:space="preserve"> </w:t>
      </w:r>
      <w:r w:rsidRPr="003E3E1F">
        <w:rPr>
          <w:rFonts w:ascii="宋体" w:eastAsia="宋体" w:hAnsi="宋体" w:cs="宋体"/>
          <w:sz w:val="24"/>
          <w:szCs w:val="24"/>
        </w:rPr>
        <w:t>follow_user</w:t>
      </w:r>
      <w:r w:rsidR="00C76B89" w:rsidRPr="002B132B">
        <w:rPr>
          <w:rFonts w:ascii="宋体" w:eastAsia="宋体" w:hAnsi="宋体" w:cs="宋体" w:hint="eastAsia"/>
          <w:sz w:val="24"/>
          <w:szCs w:val="24"/>
        </w:rPr>
        <w:t>等字段，具体如表4-9</w:t>
      </w:r>
      <w:r w:rsidR="00390CB1" w:rsidRPr="002B132B">
        <w:rPr>
          <w:rFonts w:ascii="宋体" w:eastAsia="宋体" w:hAnsi="宋体" w:cs="宋体" w:hint="eastAsia"/>
          <w:sz w:val="24"/>
          <w:szCs w:val="24"/>
        </w:rPr>
        <w:t>所示</w:t>
      </w:r>
      <w:r w:rsidR="00C76B89" w:rsidRPr="002B132B">
        <w:rPr>
          <w:rFonts w:ascii="宋体" w:eastAsia="宋体" w:hAnsi="宋体" w:cs="宋体" w:hint="eastAsia"/>
          <w:sz w:val="24"/>
          <w:szCs w:val="24"/>
        </w:rPr>
        <w:t>。</w:t>
      </w:r>
    </w:p>
    <w:p w14:paraId="276332DD" w14:textId="77777777" w:rsidR="00C76B89" w:rsidRPr="00EB3037" w:rsidRDefault="00C76B89" w:rsidP="00EB3037">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 xml:space="preserve">表4-9 </w:t>
      </w:r>
      <w:r w:rsidR="007C71B7">
        <w:rPr>
          <w:rFonts w:ascii="黑体" w:hAnsi="黑体" w:cs="黑体"/>
          <w:sz w:val="18"/>
          <w:szCs w:val="18"/>
        </w:rPr>
        <w:t>t_</w:t>
      </w:r>
      <w:r w:rsidR="007C71B7" w:rsidRPr="007C71B7">
        <w:rPr>
          <w:rFonts w:ascii="黑体" w:hAnsi="黑体" w:cs="黑体"/>
          <w:sz w:val="18"/>
          <w:szCs w:val="18"/>
        </w:rPr>
        <w:t>follow</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01"/>
        <w:gridCol w:w="2330"/>
        <w:gridCol w:w="1417"/>
        <w:gridCol w:w="3461"/>
      </w:tblGrid>
      <w:tr w:rsidR="00C76B89" w14:paraId="0B751192" w14:textId="77777777" w:rsidTr="000F0131">
        <w:trPr>
          <w:jc w:val="center"/>
        </w:trPr>
        <w:tc>
          <w:tcPr>
            <w:tcW w:w="1701" w:type="dxa"/>
            <w:tcBorders>
              <w:bottom w:val="single" w:sz="8" w:space="0" w:color="auto"/>
            </w:tcBorders>
          </w:tcPr>
          <w:p w14:paraId="23A307AD" w14:textId="77777777" w:rsidR="00C76B89" w:rsidRDefault="00C76B89" w:rsidP="003351C1">
            <w:pPr>
              <w:rPr>
                <w:sz w:val="18"/>
                <w:szCs w:val="18"/>
              </w:rPr>
            </w:pPr>
            <w:r>
              <w:rPr>
                <w:rFonts w:hint="eastAsia"/>
                <w:sz w:val="18"/>
                <w:szCs w:val="18"/>
              </w:rPr>
              <w:t>属性名</w:t>
            </w:r>
          </w:p>
        </w:tc>
        <w:tc>
          <w:tcPr>
            <w:tcW w:w="2330" w:type="dxa"/>
            <w:tcBorders>
              <w:bottom w:val="single" w:sz="8" w:space="0" w:color="auto"/>
            </w:tcBorders>
          </w:tcPr>
          <w:p w14:paraId="406A44F3" w14:textId="77777777" w:rsidR="00C76B89" w:rsidRDefault="00C76B89" w:rsidP="003351C1">
            <w:pPr>
              <w:rPr>
                <w:sz w:val="18"/>
                <w:szCs w:val="18"/>
              </w:rPr>
            </w:pPr>
            <w:r>
              <w:rPr>
                <w:rFonts w:hint="eastAsia"/>
                <w:sz w:val="18"/>
                <w:szCs w:val="18"/>
              </w:rPr>
              <w:t>属性描述</w:t>
            </w:r>
          </w:p>
        </w:tc>
        <w:tc>
          <w:tcPr>
            <w:tcW w:w="1417" w:type="dxa"/>
            <w:tcBorders>
              <w:bottom w:val="single" w:sz="8" w:space="0" w:color="auto"/>
            </w:tcBorders>
          </w:tcPr>
          <w:p w14:paraId="47E3F498" w14:textId="77777777" w:rsidR="00C76B89" w:rsidRDefault="00C76B89" w:rsidP="003351C1">
            <w:pPr>
              <w:rPr>
                <w:sz w:val="18"/>
                <w:szCs w:val="18"/>
              </w:rPr>
            </w:pPr>
            <w:r>
              <w:rPr>
                <w:rFonts w:hint="eastAsia"/>
                <w:sz w:val="18"/>
                <w:szCs w:val="18"/>
              </w:rPr>
              <w:t>属性类型</w:t>
            </w:r>
          </w:p>
        </w:tc>
        <w:tc>
          <w:tcPr>
            <w:tcW w:w="3461" w:type="dxa"/>
            <w:tcBorders>
              <w:bottom w:val="single" w:sz="8" w:space="0" w:color="auto"/>
            </w:tcBorders>
          </w:tcPr>
          <w:p w14:paraId="0F2B4EA7" w14:textId="77777777" w:rsidR="00C76B89" w:rsidRDefault="00C76B89" w:rsidP="003351C1">
            <w:pPr>
              <w:rPr>
                <w:sz w:val="18"/>
                <w:szCs w:val="18"/>
              </w:rPr>
            </w:pPr>
            <w:r>
              <w:rPr>
                <w:rFonts w:hint="eastAsia"/>
                <w:sz w:val="18"/>
                <w:szCs w:val="18"/>
              </w:rPr>
              <w:t>约束</w:t>
            </w:r>
          </w:p>
        </w:tc>
      </w:tr>
      <w:tr w:rsidR="00C76B89" w14:paraId="5B015783" w14:textId="77777777" w:rsidTr="000F0131">
        <w:trPr>
          <w:jc w:val="center"/>
        </w:trPr>
        <w:tc>
          <w:tcPr>
            <w:tcW w:w="1701" w:type="dxa"/>
            <w:tcBorders>
              <w:top w:val="single" w:sz="8" w:space="0" w:color="auto"/>
            </w:tcBorders>
          </w:tcPr>
          <w:p w14:paraId="252FCAA8" w14:textId="77777777" w:rsidR="00C76B89" w:rsidRDefault="000F0131" w:rsidP="003351C1">
            <w:pPr>
              <w:rPr>
                <w:rFonts w:ascii="宋体" w:hAnsi="宋体" w:cs="宋体"/>
                <w:sz w:val="18"/>
                <w:szCs w:val="18"/>
              </w:rPr>
            </w:pPr>
            <w:r w:rsidRPr="000F0131">
              <w:rPr>
                <w:rFonts w:ascii="宋体" w:hAnsi="宋体" w:cs="宋体"/>
                <w:sz w:val="18"/>
                <w:szCs w:val="18"/>
              </w:rPr>
              <w:t>follow_id</w:t>
            </w:r>
          </w:p>
          <w:p w14:paraId="357E66D9" w14:textId="77777777" w:rsidR="000F0131" w:rsidRDefault="000F0131" w:rsidP="003351C1">
            <w:pPr>
              <w:rPr>
                <w:rFonts w:ascii="宋体" w:hAnsi="宋体" w:cs="宋体"/>
                <w:sz w:val="18"/>
                <w:szCs w:val="18"/>
              </w:rPr>
            </w:pPr>
            <w:r w:rsidRPr="000F0131">
              <w:rPr>
                <w:rFonts w:ascii="宋体" w:hAnsi="宋体" w:cs="宋体"/>
                <w:sz w:val="18"/>
                <w:szCs w:val="18"/>
              </w:rPr>
              <w:t>follow_user_id</w:t>
            </w:r>
          </w:p>
          <w:p w14:paraId="4D3C682D" w14:textId="77777777" w:rsidR="000F0131" w:rsidRDefault="000F0131" w:rsidP="003351C1">
            <w:pPr>
              <w:rPr>
                <w:rFonts w:ascii="宋体" w:hAnsi="宋体" w:cs="宋体"/>
                <w:sz w:val="18"/>
                <w:szCs w:val="18"/>
              </w:rPr>
            </w:pPr>
            <w:r w:rsidRPr="000F0131">
              <w:rPr>
                <w:rFonts w:ascii="宋体" w:hAnsi="宋体" w:cs="宋体"/>
                <w:sz w:val="18"/>
                <w:szCs w:val="18"/>
              </w:rPr>
              <w:t>follow_user</w:t>
            </w:r>
          </w:p>
          <w:p w14:paraId="21755BEB" w14:textId="77777777" w:rsidR="000F0131" w:rsidRDefault="000F0131" w:rsidP="003351C1">
            <w:pPr>
              <w:rPr>
                <w:rFonts w:ascii="宋体" w:hAnsi="宋体" w:cs="宋体"/>
                <w:sz w:val="18"/>
                <w:szCs w:val="18"/>
              </w:rPr>
            </w:pPr>
            <w:r w:rsidRPr="000F0131">
              <w:rPr>
                <w:rFonts w:ascii="宋体" w:hAnsi="宋体" w:cs="宋体"/>
                <w:sz w:val="18"/>
                <w:szCs w:val="18"/>
              </w:rPr>
              <w:t>followr</w:t>
            </w:r>
          </w:p>
          <w:p w14:paraId="2E540A7B" w14:textId="77777777" w:rsidR="000F0131" w:rsidRDefault="000F0131" w:rsidP="003351C1">
            <w:pPr>
              <w:rPr>
                <w:rFonts w:ascii="宋体" w:hAnsi="宋体" w:cs="宋体"/>
                <w:sz w:val="18"/>
                <w:szCs w:val="18"/>
              </w:rPr>
            </w:pPr>
            <w:r w:rsidRPr="000F0131">
              <w:rPr>
                <w:rFonts w:ascii="宋体" w:hAnsi="宋体" w:cs="宋体"/>
                <w:sz w:val="18"/>
                <w:szCs w:val="18"/>
              </w:rPr>
              <w:t>followed_num</w:t>
            </w:r>
          </w:p>
          <w:p w14:paraId="6922EECB" w14:textId="77777777" w:rsidR="000F0131" w:rsidRDefault="000F0131" w:rsidP="003351C1">
            <w:pPr>
              <w:rPr>
                <w:rFonts w:ascii="宋体" w:hAnsi="宋体" w:cs="宋体"/>
                <w:sz w:val="18"/>
                <w:szCs w:val="18"/>
              </w:rPr>
            </w:pPr>
            <w:r>
              <w:rPr>
                <w:rFonts w:ascii="宋体" w:hAnsi="宋体" w:cs="宋体" w:hint="eastAsia"/>
                <w:sz w:val="18"/>
                <w:szCs w:val="18"/>
              </w:rPr>
              <w:t>f</w:t>
            </w:r>
            <w:r>
              <w:rPr>
                <w:rFonts w:ascii="宋体" w:hAnsi="宋体" w:cs="宋体"/>
                <w:sz w:val="18"/>
                <w:szCs w:val="18"/>
              </w:rPr>
              <w:t>ollowr_num</w:t>
            </w:r>
          </w:p>
          <w:p w14:paraId="7C2FC0FA" w14:textId="77777777" w:rsidR="000F0131" w:rsidRDefault="000F0131" w:rsidP="003351C1">
            <w:pPr>
              <w:rPr>
                <w:rFonts w:ascii="宋体" w:hAnsi="宋体" w:cs="宋体"/>
                <w:sz w:val="18"/>
                <w:szCs w:val="18"/>
              </w:rPr>
            </w:pPr>
            <w:r w:rsidRPr="000F0131">
              <w:rPr>
                <w:rFonts w:ascii="宋体" w:hAnsi="宋体" w:cs="宋体"/>
                <w:sz w:val="18"/>
                <w:szCs w:val="18"/>
              </w:rPr>
              <w:t>create</w:t>
            </w:r>
          </w:p>
          <w:p w14:paraId="4F0B31DA" w14:textId="77777777" w:rsidR="000F0131" w:rsidRDefault="000F0131" w:rsidP="003351C1">
            <w:pPr>
              <w:rPr>
                <w:rFonts w:ascii="宋体" w:hAnsi="宋体" w:cs="宋体"/>
                <w:sz w:val="18"/>
                <w:szCs w:val="18"/>
              </w:rPr>
            </w:pPr>
            <w:r>
              <w:rPr>
                <w:rFonts w:ascii="宋体" w:hAnsi="宋体" w:cs="宋体" w:hint="eastAsia"/>
                <w:sz w:val="18"/>
                <w:szCs w:val="18"/>
              </w:rPr>
              <w:t>u</w:t>
            </w:r>
            <w:r>
              <w:rPr>
                <w:rFonts w:ascii="宋体" w:hAnsi="宋体" w:cs="宋体"/>
                <w:sz w:val="18"/>
                <w:szCs w:val="18"/>
              </w:rPr>
              <w:t>pdate</w:t>
            </w:r>
          </w:p>
        </w:tc>
        <w:tc>
          <w:tcPr>
            <w:tcW w:w="2330" w:type="dxa"/>
            <w:tcBorders>
              <w:top w:val="single" w:sz="8" w:space="0" w:color="auto"/>
            </w:tcBorders>
          </w:tcPr>
          <w:p w14:paraId="7B845BEC" w14:textId="77777777" w:rsidR="00C76B89" w:rsidRDefault="000F0131" w:rsidP="003351C1">
            <w:pPr>
              <w:rPr>
                <w:rFonts w:ascii="宋体" w:hAnsi="宋体" w:cs="宋体"/>
                <w:sz w:val="18"/>
                <w:szCs w:val="18"/>
              </w:rPr>
            </w:pPr>
            <w:r>
              <w:rPr>
                <w:rFonts w:ascii="宋体" w:hAnsi="宋体" w:cs="宋体" w:hint="eastAsia"/>
                <w:sz w:val="18"/>
                <w:szCs w:val="18"/>
              </w:rPr>
              <w:t>表id</w:t>
            </w:r>
          </w:p>
          <w:p w14:paraId="1FC763DF" w14:textId="77777777" w:rsidR="000F0131" w:rsidRDefault="000F0131" w:rsidP="000F0131">
            <w:pPr>
              <w:rPr>
                <w:rFonts w:ascii="宋体" w:hAnsi="宋体" w:cs="宋体"/>
                <w:sz w:val="18"/>
                <w:szCs w:val="18"/>
              </w:rPr>
            </w:pPr>
            <w:r>
              <w:rPr>
                <w:rFonts w:ascii="宋体" w:hAnsi="宋体" w:cs="宋体" w:hint="eastAsia"/>
                <w:sz w:val="18"/>
                <w:szCs w:val="18"/>
              </w:rPr>
              <w:t>对应的用户id</w:t>
            </w:r>
          </w:p>
          <w:p w14:paraId="3F4F34A8" w14:textId="77777777" w:rsidR="000F0131" w:rsidRDefault="000F0131" w:rsidP="000F0131">
            <w:pPr>
              <w:rPr>
                <w:rFonts w:ascii="宋体" w:hAnsi="宋体" w:cs="宋体"/>
                <w:sz w:val="18"/>
                <w:szCs w:val="18"/>
              </w:rPr>
            </w:pPr>
            <w:r>
              <w:rPr>
                <w:rFonts w:ascii="宋体" w:hAnsi="宋体" w:cs="宋体" w:hint="eastAsia"/>
                <w:sz w:val="18"/>
                <w:szCs w:val="18"/>
              </w:rPr>
              <w:t>关注的人，存储json数据</w:t>
            </w:r>
          </w:p>
          <w:p w14:paraId="5CA3F848" w14:textId="77777777" w:rsidR="000F0131" w:rsidRDefault="000F0131" w:rsidP="000F0131">
            <w:pPr>
              <w:rPr>
                <w:rFonts w:ascii="宋体" w:hAnsi="宋体" w:cs="宋体"/>
                <w:sz w:val="18"/>
                <w:szCs w:val="18"/>
              </w:rPr>
            </w:pPr>
            <w:r>
              <w:rPr>
                <w:rFonts w:ascii="宋体" w:hAnsi="宋体" w:cs="宋体" w:hint="eastAsia"/>
                <w:sz w:val="18"/>
                <w:szCs w:val="18"/>
              </w:rPr>
              <w:t>此人粉丝，存储json数据</w:t>
            </w:r>
          </w:p>
          <w:p w14:paraId="1978C789" w14:textId="77777777" w:rsidR="000F0131" w:rsidRDefault="000F0131" w:rsidP="000F0131">
            <w:pPr>
              <w:rPr>
                <w:rFonts w:ascii="宋体" w:hAnsi="宋体" w:cs="宋体"/>
                <w:sz w:val="18"/>
                <w:szCs w:val="18"/>
              </w:rPr>
            </w:pPr>
            <w:r>
              <w:rPr>
                <w:rFonts w:ascii="宋体" w:hAnsi="宋体" w:cs="宋体" w:hint="eastAsia"/>
                <w:sz w:val="18"/>
                <w:szCs w:val="18"/>
              </w:rPr>
              <w:t>关注的人数量</w:t>
            </w:r>
          </w:p>
          <w:p w14:paraId="498BA364" w14:textId="77777777" w:rsidR="000F0131" w:rsidRDefault="000F0131" w:rsidP="000F0131">
            <w:pPr>
              <w:rPr>
                <w:rFonts w:ascii="宋体" w:hAnsi="宋体" w:cs="宋体"/>
                <w:sz w:val="18"/>
                <w:szCs w:val="18"/>
              </w:rPr>
            </w:pPr>
            <w:r>
              <w:rPr>
                <w:rFonts w:ascii="宋体" w:hAnsi="宋体" w:cs="宋体" w:hint="eastAsia"/>
                <w:sz w:val="18"/>
                <w:szCs w:val="18"/>
              </w:rPr>
              <w:t>粉丝数量</w:t>
            </w:r>
          </w:p>
          <w:p w14:paraId="0D081E41" w14:textId="77777777" w:rsidR="000F0131" w:rsidRDefault="000F0131" w:rsidP="000F0131">
            <w:pPr>
              <w:rPr>
                <w:rFonts w:ascii="宋体" w:hAnsi="宋体" w:cs="宋体"/>
                <w:sz w:val="18"/>
                <w:szCs w:val="18"/>
              </w:rPr>
            </w:pPr>
            <w:r>
              <w:rPr>
                <w:rFonts w:ascii="宋体" w:hAnsi="宋体" w:cs="宋体" w:hint="eastAsia"/>
                <w:sz w:val="18"/>
                <w:szCs w:val="18"/>
              </w:rPr>
              <w:t>添加数据时间</w:t>
            </w:r>
          </w:p>
          <w:p w14:paraId="0B7D5ECF" w14:textId="77777777" w:rsidR="000F0131" w:rsidRPr="000F0131" w:rsidRDefault="000F0131" w:rsidP="000F0131">
            <w:pPr>
              <w:rPr>
                <w:rFonts w:ascii="宋体" w:hAnsi="宋体" w:cs="宋体"/>
                <w:sz w:val="18"/>
                <w:szCs w:val="18"/>
              </w:rPr>
            </w:pPr>
            <w:r>
              <w:rPr>
                <w:rFonts w:ascii="宋体" w:hAnsi="宋体" w:cs="宋体" w:hint="eastAsia"/>
                <w:sz w:val="18"/>
                <w:szCs w:val="18"/>
              </w:rPr>
              <w:t>更新数据时间</w:t>
            </w:r>
          </w:p>
        </w:tc>
        <w:tc>
          <w:tcPr>
            <w:tcW w:w="1417" w:type="dxa"/>
            <w:tcBorders>
              <w:top w:val="single" w:sz="8" w:space="0" w:color="auto"/>
            </w:tcBorders>
          </w:tcPr>
          <w:p w14:paraId="63AAF1B4" w14:textId="77777777" w:rsidR="00C76B89" w:rsidRDefault="000F0131"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300783AC" w14:textId="77777777" w:rsidR="000F0131" w:rsidRDefault="000F0131" w:rsidP="000F013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2B532BF0" w14:textId="77777777" w:rsidR="000F0131" w:rsidRDefault="000F0131" w:rsidP="000F0131">
            <w:pPr>
              <w:rPr>
                <w:rFonts w:ascii="宋体" w:hAnsi="宋体" w:cs="宋体"/>
                <w:sz w:val="18"/>
                <w:szCs w:val="18"/>
              </w:rPr>
            </w:pPr>
            <w:r>
              <w:rPr>
                <w:rFonts w:ascii="宋体" w:hAnsi="宋体" w:cs="宋体" w:hint="eastAsia"/>
                <w:sz w:val="18"/>
                <w:szCs w:val="18"/>
              </w:rPr>
              <w:t>text</w:t>
            </w:r>
          </w:p>
          <w:p w14:paraId="30C9507C" w14:textId="77777777" w:rsidR="000F0131" w:rsidRDefault="000F0131" w:rsidP="000F0131">
            <w:pPr>
              <w:rPr>
                <w:rFonts w:ascii="宋体" w:hAnsi="宋体" w:cs="宋体"/>
                <w:sz w:val="18"/>
                <w:szCs w:val="18"/>
              </w:rPr>
            </w:pPr>
            <w:r>
              <w:rPr>
                <w:rFonts w:ascii="宋体" w:hAnsi="宋体" w:cs="宋体" w:hint="eastAsia"/>
                <w:sz w:val="18"/>
                <w:szCs w:val="18"/>
              </w:rPr>
              <w:t>t</w:t>
            </w:r>
            <w:r>
              <w:rPr>
                <w:rFonts w:ascii="宋体" w:hAnsi="宋体" w:cs="宋体"/>
                <w:sz w:val="18"/>
                <w:szCs w:val="18"/>
              </w:rPr>
              <w:t>ext</w:t>
            </w:r>
          </w:p>
          <w:p w14:paraId="362164A9" w14:textId="77777777" w:rsidR="000F0131" w:rsidRDefault="000F0131" w:rsidP="000F013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3A1F8967" w14:textId="77777777" w:rsidR="000F0131" w:rsidRDefault="000F0131" w:rsidP="000F013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66E6FE5F" w14:textId="77777777" w:rsidR="000F0131" w:rsidRDefault="000F0131" w:rsidP="000F0131">
            <w:pPr>
              <w:rPr>
                <w:rFonts w:ascii="宋体" w:hAnsi="宋体" w:cs="宋体"/>
                <w:sz w:val="18"/>
                <w:szCs w:val="18"/>
              </w:rPr>
            </w:pPr>
            <w:r>
              <w:rPr>
                <w:rFonts w:ascii="宋体" w:hAnsi="宋体" w:cs="宋体" w:hint="eastAsia"/>
                <w:sz w:val="18"/>
                <w:szCs w:val="18"/>
              </w:rPr>
              <w:t>data</w:t>
            </w:r>
            <w:r>
              <w:rPr>
                <w:rFonts w:ascii="宋体" w:hAnsi="宋体" w:cs="宋体"/>
                <w:sz w:val="18"/>
                <w:szCs w:val="18"/>
              </w:rPr>
              <w:t>time(0)</w:t>
            </w:r>
          </w:p>
          <w:p w14:paraId="46B96711" w14:textId="77777777" w:rsidR="000F0131" w:rsidRPr="000F0131" w:rsidRDefault="000F0131" w:rsidP="000F0131">
            <w:pPr>
              <w:rPr>
                <w:rFonts w:ascii="宋体" w:hAnsi="宋体" w:cs="宋体"/>
                <w:sz w:val="18"/>
                <w:szCs w:val="18"/>
              </w:rPr>
            </w:pPr>
            <w:r>
              <w:rPr>
                <w:rFonts w:ascii="宋体" w:hAnsi="宋体" w:cs="宋体" w:hint="eastAsia"/>
                <w:sz w:val="18"/>
                <w:szCs w:val="18"/>
              </w:rPr>
              <w:t>timestamp（0）</w:t>
            </w:r>
          </w:p>
        </w:tc>
        <w:tc>
          <w:tcPr>
            <w:tcW w:w="3461" w:type="dxa"/>
            <w:tcBorders>
              <w:top w:val="single" w:sz="8" w:space="0" w:color="auto"/>
            </w:tcBorders>
          </w:tcPr>
          <w:p w14:paraId="51B3C7DF" w14:textId="77777777" w:rsidR="00C76B89" w:rsidRDefault="00C76B89" w:rsidP="003351C1">
            <w:pPr>
              <w:rPr>
                <w:rFonts w:ascii="宋体" w:hAnsi="宋体" w:cs="宋体"/>
                <w:sz w:val="18"/>
                <w:szCs w:val="18"/>
              </w:rPr>
            </w:pPr>
            <w:r>
              <w:rPr>
                <w:rFonts w:ascii="宋体" w:hAnsi="宋体" w:cs="宋体" w:hint="eastAsia"/>
                <w:sz w:val="18"/>
                <w:szCs w:val="18"/>
              </w:rPr>
              <w:t>primary key</w:t>
            </w:r>
            <w:r w:rsidR="000F0131">
              <w:rPr>
                <w:rFonts w:ascii="宋体" w:hAnsi="宋体" w:cs="宋体"/>
                <w:sz w:val="18"/>
                <w:szCs w:val="18"/>
              </w:rPr>
              <w:t xml:space="preserve"> not null auto_increment</w:t>
            </w:r>
          </w:p>
          <w:p w14:paraId="7907A7E6" w14:textId="77777777" w:rsidR="000F0131" w:rsidRDefault="000F0131" w:rsidP="000F0131">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t_user_info(user_id)</w:t>
            </w:r>
          </w:p>
          <w:p w14:paraId="35C1265B" w14:textId="77777777" w:rsidR="000F0131" w:rsidRPr="000F0131" w:rsidRDefault="000F0131" w:rsidP="000F0131">
            <w:pPr>
              <w:rPr>
                <w:rFonts w:ascii="宋体" w:hAnsi="宋体" w:cs="宋体"/>
                <w:sz w:val="18"/>
                <w:szCs w:val="18"/>
              </w:rPr>
            </w:pPr>
          </w:p>
          <w:p w14:paraId="4DE93804" w14:textId="77777777" w:rsidR="000F0131" w:rsidRPr="000F0131" w:rsidRDefault="000F0131" w:rsidP="000F0131">
            <w:pPr>
              <w:rPr>
                <w:rFonts w:ascii="宋体" w:hAnsi="宋体" w:cs="宋体"/>
                <w:sz w:val="18"/>
                <w:szCs w:val="18"/>
              </w:rPr>
            </w:pPr>
          </w:p>
          <w:p w14:paraId="0716CBD2" w14:textId="77777777" w:rsidR="000F0131" w:rsidRPr="000F0131" w:rsidRDefault="000F0131" w:rsidP="000F0131">
            <w:pPr>
              <w:rPr>
                <w:rFonts w:ascii="宋体" w:hAnsi="宋体" w:cs="宋体"/>
                <w:sz w:val="18"/>
                <w:szCs w:val="18"/>
              </w:rPr>
            </w:pPr>
          </w:p>
          <w:p w14:paraId="1095ED04" w14:textId="77777777" w:rsidR="000F0131" w:rsidRPr="000F0131" w:rsidRDefault="000F0131" w:rsidP="000F0131">
            <w:pPr>
              <w:rPr>
                <w:rFonts w:ascii="宋体" w:hAnsi="宋体" w:cs="宋体"/>
                <w:sz w:val="18"/>
                <w:szCs w:val="18"/>
              </w:rPr>
            </w:pPr>
          </w:p>
          <w:p w14:paraId="62B26EFE" w14:textId="77777777" w:rsidR="000F0131" w:rsidRDefault="000F0131" w:rsidP="000F0131">
            <w:pPr>
              <w:rPr>
                <w:rFonts w:ascii="宋体" w:hAnsi="宋体" w:cs="宋体"/>
                <w:sz w:val="18"/>
                <w:szCs w:val="18"/>
              </w:rPr>
            </w:pPr>
          </w:p>
          <w:p w14:paraId="7258FD7B" w14:textId="77777777" w:rsidR="000F0131" w:rsidRPr="000F0131" w:rsidRDefault="000F0131" w:rsidP="000F0131">
            <w:pPr>
              <w:rPr>
                <w:rFonts w:ascii="宋体" w:hAnsi="宋体" w:cs="宋体"/>
                <w:sz w:val="18"/>
                <w:szCs w:val="18"/>
              </w:rPr>
            </w:pPr>
            <w:r w:rsidRPr="00F44091">
              <w:rPr>
                <w:rFonts w:ascii="宋体" w:hAnsi="宋体" w:cs="宋体"/>
                <w:sz w:val="18"/>
                <w:szCs w:val="18"/>
              </w:rPr>
              <w:t>ON UPDATE CURRENT_TIMESTAMP(0)</w:t>
            </w:r>
          </w:p>
        </w:tc>
      </w:tr>
    </w:tbl>
    <w:p w14:paraId="5D8711EF" w14:textId="77777777" w:rsidR="002B132B" w:rsidRDefault="002B132B" w:rsidP="002B132B">
      <w:pPr>
        <w:spacing w:line="360" w:lineRule="exact"/>
        <w:ind w:left="426"/>
        <w:rPr>
          <w:rFonts w:ascii="宋体" w:eastAsia="宋体" w:hAnsi="宋体" w:cs="宋体"/>
          <w:sz w:val="24"/>
          <w:szCs w:val="24"/>
        </w:rPr>
      </w:pPr>
    </w:p>
    <w:p w14:paraId="21C7D365" w14:textId="77777777" w:rsidR="00DE0367" w:rsidRDefault="00DE0367" w:rsidP="00DE0367">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站内信表t</w:t>
      </w:r>
      <w:r>
        <w:rPr>
          <w:rFonts w:ascii="宋体" w:eastAsia="宋体" w:hAnsi="宋体" w:cs="宋体"/>
          <w:sz w:val="24"/>
          <w:szCs w:val="24"/>
        </w:rPr>
        <w:t>_message</w:t>
      </w:r>
      <w:r>
        <w:rPr>
          <w:rFonts w:ascii="宋体" w:eastAsia="宋体" w:hAnsi="宋体" w:cs="宋体" w:hint="eastAsia"/>
          <w:sz w:val="24"/>
          <w:szCs w:val="24"/>
        </w:rPr>
        <w:t>：用来存储站内信，当用户评论信息或者关注人员的时候，会产生一封站内信息。主要有</w:t>
      </w:r>
      <w:r w:rsidRPr="00DE0367">
        <w:rPr>
          <w:rFonts w:ascii="宋体" w:eastAsia="宋体" w:hAnsi="宋体" w:cs="宋体"/>
          <w:sz w:val="24"/>
          <w:szCs w:val="24"/>
        </w:rPr>
        <w:t>mes_id</w:t>
      </w:r>
      <w:r>
        <w:rPr>
          <w:rFonts w:ascii="宋体" w:eastAsia="宋体" w:hAnsi="宋体" w:cs="宋体" w:hint="eastAsia"/>
          <w:sz w:val="24"/>
          <w:szCs w:val="24"/>
        </w:rPr>
        <w:t>、</w:t>
      </w:r>
      <w:r w:rsidRPr="00DE0367">
        <w:rPr>
          <w:rFonts w:ascii="宋体" w:eastAsia="宋体" w:hAnsi="宋体" w:cs="宋体"/>
          <w:sz w:val="24"/>
          <w:szCs w:val="24"/>
        </w:rPr>
        <w:t>mes_title</w:t>
      </w:r>
      <w:r>
        <w:rPr>
          <w:rFonts w:ascii="宋体" w:eastAsia="宋体" w:hAnsi="宋体" w:cs="宋体" w:hint="eastAsia"/>
          <w:sz w:val="24"/>
          <w:szCs w:val="24"/>
        </w:rPr>
        <w:t>、</w:t>
      </w:r>
      <w:r w:rsidRPr="00DE0367">
        <w:rPr>
          <w:rFonts w:ascii="宋体" w:eastAsia="宋体" w:hAnsi="宋体" w:cs="宋体"/>
          <w:sz w:val="24"/>
          <w:szCs w:val="24"/>
        </w:rPr>
        <w:t>mes_content</w:t>
      </w:r>
      <w:r>
        <w:rPr>
          <w:rFonts w:ascii="宋体" w:eastAsia="宋体" w:hAnsi="宋体" w:cs="宋体" w:hint="eastAsia"/>
          <w:sz w:val="24"/>
          <w:szCs w:val="24"/>
        </w:rPr>
        <w:t>、</w:t>
      </w:r>
      <w:r w:rsidRPr="00DE0367">
        <w:rPr>
          <w:rFonts w:ascii="宋体" w:eastAsia="宋体" w:hAnsi="宋体" w:cs="宋体"/>
          <w:sz w:val="24"/>
          <w:szCs w:val="24"/>
        </w:rPr>
        <w:t>from_user_id</w:t>
      </w:r>
      <w:r>
        <w:rPr>
          <w:rFonts w:ascii="宋体" w:eastAsia="宋体" w:hAnsi="宋体" w:cs="宋体" w:hint="eastAsia"/>
          <w:sz w:val="24"/>
          <w:szCs w:val="24"/>
        </w:rPr>
        <w:t>等字段</w:t>
      </w:r>
      <w:r w:rsidR="00347659">
        <w:rPr>
          <w:rFonts w:ascii="宋体" w:eastAsia="宋体" w:hAnsi="宋体" w:cs="宋体" w:hint="eastAsia"/>
          <w:sz w:val="24"/>
          <w:szCs w:val="24"/>
        </w:rPr>
        <w:t>。具体如表4-10所示。</w:t>
      </w:r>
    </w:p>
    <w:p w14:paraId="0A058DCE" w14:textId="77777777" w:rsidR="00347659" w:rsidRPr="00347659" w:rsidRDefault="00347659" w:rsidP="00347659">
      <w:pPr>
        <w:pStyle w:val="aa"/>
        <w:spacing w:beforeLines="50" w:before="143" w:afterLines="50" w:after="143"/>
        <w:ind w:left="284"/>
        <w:jc w:val="center"/>
        <w:rPr>
          <w:rFonts w:ascii="黑体" w:hAnsi="黑体" w:cs="黑体"/>
          <w:sz w:val="18"/>
          <w:szCs w:val="18"/>
        </w:rPr>
      </w:pPr>
      <w:r w:rsidRPr="009E7F68">
        <w:rPr>
          <w:rFonts w:ascii="黑体" w:hAnsi="黑体" w:cs="黑体" w:hint="eastAsia"/>
          <w:sz w:val="18"/>
          <w:szCs w:val="18"/>
        </w:rPr>
        <w:t xml:space="preserve">表4-10 </w:t>
      </w:r>
      <w:r w:rsidRPr="00347659">
        <w:rPr>
          <w:rFonts w:ascii="黑体" w:hAnsi="黑体" w:cs="黑体"/>
          <w:sz w:val="18"/>
          <w:szCs w:val="18"/>
        </w:rPr>
        <w:t>t_message</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84"/>
        <w:gridCol w:w="2148"/>
        <w:gridCol w:w="1595"/>
        <w:gridCol w:w="3847"/>
      </w:tblGrid>
      <w:tr w:rsidR="00347659" w14:paraId="73446F0A" w14:textId="77777777" w:rsidTr="00FF784B">
        <w:trPr>
          <w:trHeight w:val="302"/>
          <w:jc w:val="center"/>
        </w:trPr>
        <w:tc>
          <w:tcPr>
            <w:tcW w:w="1384" w:type="dxa"/>
            <w:tcBorders>
              <w:bottom w:val="single" w:sz="8" w:space="0" w:color="auto"/>
            </w:tcBorders>
          </w:tcPr>
          <w:p w14:paraId="121DCF96" w14:textId="77777777" w:rsidR="00347659" w:rsidRDefault="00347659" w:rsidP="00FF784B">
            <w:pPr>
              <w:rPr>
                <w:sz w:val="18"/>
                <w:szCs w:val="18"/>
              </w:rPr>
            </w:pPr>
            <w:r>
              <w:rPr>
                <w:rFonts w:hint="eastAsia"/>
                <w:sz w:val="18"/>
                <w:szCs w:val="18"/>
              </w:rPr>
              <w:t>属性名</w:t>
            </w:r>
          </w:p>
        </w:tc>
        <w:tc>
          <w:tcPr>
            <w:tcW w:w="2148" w:type="dxa"/>
            <w:tcBorders>
              <w:bottom w:val="single" w:sz="8" w:space="0" w:color="auto"/>
            </w:tcBorders>
          </w:tcPr>
          <w:p w14:paraId="1CB1665E" w14:textId="77777777" w:rsidR="00347659" w:rsidRDefault="00347659" w:rsidP="00FF784B">
            <w:pPr>
              <w:rPr>
                <w:sz w:val="18"/>
                <w:szCs w:val="18"/>
              </w:rPr>
            </w:pPr>
            <w:r>
              <w:rPr>
                <w:rFonts w:hint="eastAsia"/>
                <w:sz w:val="18"/>
                <w:szCs w:val="18"/>
              </w:rPr>
              <w:t>属性描述</w:t>
            </w:r>
          </w:p>
        </w:tc>
        <w:tc>
          <w:tcPr>
            <w:tcW w:w="1595" w:type="dxa"/>
            <w:tcBorders>
              <w:bottom w:val="single" w:sz="8" w:space="0" w:color="auto"/>
            </w:tcBorders>
          </w:tcPr>
          <w:p w14:paraId="5CB0D274" w14:textId="77777777" w:rsidR="00347659" w:rsidRDefault="00347659" w:rsidP="00FF784B">
            <w:pPr>
              <w:rPr>
                <w:sz w:val="18"/>
                <w:szCs w:val="18"/>
              </w:rPr>
            </w:pPr>
            <w:r>
              <w:rPr>
                <w:rFonts w:hint="eastAsia"/>
                <w:sz w:val="18"/>
                <w:szCs w:val="18"/>
              </w:rPr>
              <w:t>属性类型</w:t>
            </w:r>
          </w:p>
        </w:tc>
        <w:tc>
          <w:tcPr>
            <w:tcW w:w="3847" w:type="dxa"/>
            <w:tcBorders>
              <w:bottom w:val="single" w:sz="8" w:space="0" w:color="auto"/>
            </w:tcBorders>
          </w:tcPr>
          <w:p w14:paraId="06868FB9" w14:textId="77777777" w:rsidR="00347659" w:rsidRDefault="00347659" w:rsidP="00FF784B">
            <w:pPr>
              <w:rPr>
                <w:sz w:val="18"/>
                <w:szCs w:val="18"/>
              </w:rPr>
            </w:pPr>
            <w:r>
              <w:rPr>
                <w:rFonts w:hint="eastAsia"/>
                <w:sz w:val="18"/>
                <w:szCs w:val="18"/>
              </w:rPr>
              <w:t>约束</w:t>
            </w:r>
          </w:p>
        </w:tc>
      </w:tr>
      <w:tr w:rsidR="00347659" w14:paraId="1BADE695" w14:textId="77777777" w:rsidTr="00FF784B">
        <w:trPr>
          <w:trHeight w:val="302"/>
          <w:jc w:val="center"/>
        </w:trPr>
        <w:tc>
          <w:tcPr>
            <w:tcW w:w="1384" w:type="dxa"/>
            <w:tcBorders>
              <w:top w:val="single" w:sz="8" w:space="0" w:color="auto"/>
            </w:tcBorders>
          </w:tcPr>
          <w:p w14:paraId="2364D3BD" w14:textId="77777777" w:rsidR="00347659" w:rsidRDefault="00347659" w:rsidP="00FF784B">
            <w:pPr>
              <w:rPr>
                <w:rFonts w:ascii="宋体" w:hAnsi="宋体" w:cs="宋体"/>
                <w:sz w:val="18"/>
                <w:szCs w:val="18"/>
              </w:rPr>
            </w:pPr>
            <w:r w:rsidRPr="00347659">
              <w:rPr>
                <w:rFonts w:ascii="宋体" w:hAnsi="宋体" w:cs="宋体"/>
                <w:sz w:val="18"/>
                <w:szCs w:val="18"/>
              </w:rPr>
              <w:t>mes_id</w:t>
            </w:r>
          </w:p>
          <w:p w14:paraId="6E1BABEF" w14:textId="77777777" w:rsidR="00347659" w:rsidRDefault="00347659" w:rsidP="00FF784B">
            <w:pPr>
              <w:rPr>
                <w:rFonts w:ascii="宋体" w:hAnsi="宋体" w:cs="宋体"/>
                <w:sz w:val="18"/>
                <w:szCs w:val="18"/>
              </w:rPr>
            </w:pPr>
            <w:r w:rsidRPr="00347659">
              <w:rPr>
                <w:rFonts w:ascii="宋体" w:hAnsi="宋体" w:cs="宋体"/>
                <w:sz w:val="18"/>
                <w:szCs w:val="18"/>
              </w:rPr>
              <w:t>mes_title</w:t>
            </w:r>
          </w:p>
          <w:p w14:paraId="369FEB75" w14:textId="77777777" w:rsidR="00347659" w:rsidRDefault="00347659" w:rsidP="00FF784B">
            <w:pPr>
              <w:rPr>
                <w:rFonts w:ascii="宋体" w:hAnsi="宋体" w:cs="宋体"/>
                <w:sz w:val="18"/>
                <w:szCs w:val="18"/>
              </w:rPr>
            </w:pPr>
            <w:r w:rsidRPr="00347659">
              <w:rPr>
                <w:rFonts w:ascii="宋体" w:hAnsi="宋体" w:cs="宋体"/>
                <w:sz w:val="18"/>
                <w:szCs w:val="18"/>
              </w:rPr>
              <w:t>mes_content</w:t>
            </w:r>
          </w:p>
          <w:p w14:paraId="3018B641" w14:textId="77777777" w:rsidR="00347659" w:rsidRDefault="00347659" w:rsidP="00FF784B">
            <w:pPr>
              <w:rPr>
                <w:rFonts w:ascii="宋体" w:hAnsi="宋体" w:cs="宋体"/>
                <w:sz w:val="18"/>
                <w:szCs w:val="18"/>
              </w:rPr>
            </w:pPr>
            <w:r w:rsidRPr="00347659">
              <w:rPr>
                <w:rFonts w:ascii="宋体" w:hAnsi="宋体" w:cs="宋体"/>
                <w:sz w:val="18"/>
                <w:szCs w:val="18"/>
              </w:rPr>
              <w:t>from_user_id</w:t>
            </w:r>
          </w:p>
          <w:p w14:paraId="3F14B1C8" w14:textId="77777777" w:rsidR="00347659" w:rsidRDefault="00347659" w:rsidP="00FF784B">
            <w:pPr>
              <w:rPr>
                <w:rFonts w:ascii="宋体" w:hAnsi="宋体" w:cs="宋体"/>
                <w:sz w:val="18"/>
                <w:szCs w:val="18"/>
              </w:rPr>
            </w:pPr>
            <w:r w:rsidRPr="00347659">
              <w:rPr>
                <w:rFonts w:ascii="宋体" w:hAnsi="宋体" w:cs="宋体"/>
                <w:sz w:val="18"/>
                <w:szCs w:val="18"/>
              </w:rPr>
              <w:t>to_user_id</w:t>
            </w:r>
          </w:p>
          <w:p w14:paraId="17F51B27" w14:textId="77777777" w:rsidR="00347659" w:rsidRDefault="00347659" w:rsidP="00FF784B">
            <w:pPr>
              <w:rPr>
                <w:rFonts w:ascii="宋体" w:hAnsi="宋体" w:cs="宋体"/>
                <w:sz w:val="18"/>
                <w:szCs w:val="18"/>
              </w:rPr>
            </w:pPr>
            <w:r w:rsidRPr="00347659">
              <w:rPr>
                <w:rFonts w:ascii="宋体" w:hAnsi="宋体" w:cs="宋体"/>
                <w:sz w:val="18"/>
                <w:szCs w:val="18"/>
              </w:rPr>
              <w:t>mes_type</w:t>
            </w:r>
          </w:p>
          <w:p w14:paraId="311F6450" w14:textId="77777777" w:rsidR="00347659" w:rsidRDefault="00347659" w:rsidP="00FF784B">
            <w:pPr>
              <w:rPr>
                <w:rFonts w:ascii="宋体" w:hAnsi="宋体" w:cs="宋体"/>
                <w:sz w:val="18"/>
                <w:szCs w:val="18"/>
              </w:rPr>
            </w:pPr>
            <w:r w:rsidRPr="00347659">
              <w:rPr>
                <w:rFonts w:ascii="宋体" w:hAnsi="宋体" w:cs="宋体"/>
                <w:sz w:val="18"/>
                <w:szCs w:val="18"/>
              </w:rPr>
              <w:t>mes_state</w:t>
            </w:r>
          </w:p>
          <w:p w14:paraId="1C580CEF" w14:textId="77777777" w:rsidR="00347659" w:rsidRDefault="00347659" w:rsidP="00FF784B">
            <w:pPr>
              <w:rPr>
                <w:rFonts w:ascii="宋体" w:hAnsi="宋体" w:cs="宋体"/>
                <w:sz w:val="18"/>
                <w:szCs w:val="18"/>
              </w:rPr>
            </w:pPr>
            <w:r w:rsidRPr="00347659">
              <w:rPr>
                <w:rFonts w:ascii="宋体" w:hAnsi="宋体" w:cs="宋体"/>
                <w:sz w:val="18"/>
                <w:szCs w:val="18"/>
              </w:rPr>
              <w:t>create</w:t>
            </w:r>
          </w:p>
          <w:p w14:paraId="78F4E551" w14:textId="77777777" w:rsidR="00347659" w:rsidRDefault="00347659" w:rsidP="00FF784B">
            <w:pPr>
              <w:rPr>
                <w:rFonts w:ascii="宋体" w:hAnsi="宋体" w:cs="宋体"/>
                <w:sz w:val="18"/>
                <w:szCs w:val="18"/>
              </w:rPr>
            </w:pPr>
            <w:r>
              <w:rPr>
                <w:rFonts w:ascii="宋体" w:hAnsi="宋体" w:cs="宋体" w:hint="eastAsia"/>
                <w:sz w:val="18"/>
                <w:szCs w:val="18"/>
              </w:rPr>
              <w:t>u</w:t>
            </w:r>
            <w:r>
              <w:rPr>
                <w:rFonts w:ascii="宋体" w:hAnsi="宋体" w:cs="宋体"/>
                <w:sz w:val="18"/>
                <w:szCs w:val="18"/>
              </w:rPr>
              <w:t>pdate</w:t>
            </w:r>
          </w:p>
        </w:tc>
        <w:tc>
          <w:tcPr>
            <w:tcW w:w="2148" w:type="dxa"/>
            <w:tcBorders>
              <w:top w:val="single" w:sz="8" w:space="0" w:color="auto"/>
            </w:tcBorders>
          </w:tcPr>
          <w:p w14:paraId="660E52FA" w14:textId="77777777" w:rsidR="00347659" w:rsidRDefault="00347659" w:rsidP="00FF784B">
            <w:pPr>
              <w:rPr>
                <w:rFonts w:ascii="宋体" w:hAnsi="宋体" w:cs="宋体"/>
                <w:sz w:val="18"/>
                <w:szCs w:val="18"/>
              </w:rPr>
            </w:pPr>
            <w:r>
              <w:rPr>
                <w:rFonts w:ascii="宋体" w:hAnsi="宋体" w:cs="宋体" w:hint="eastAsia"/>
                <w:sz w:val="18"/>
                <w:szCs w:val="18"/>
              </w:rPr>
              <w:t>信息id</w:t>
            </w:r>
          </w:p>
          <w:p w14:paraId="4E923914" w14:textId="77777777" w:rsidR="00347659" w:rsidRDefault="00347659" w:rsidP="00347659">
            <w:pPr>
              <w:rPr>
                <w:rFonts w:ascii="宋体" w:hAnsi="宋体" w:cs="宋体"/>
                <w:sz w:val="18"/>
                <w:szCs w:val="18"/>
              </w:rPr>
            </w:pPr>
            <w:r>
              <w:rPr>
                <w:rFonts w:ascii="宋体" w:hAnsi="宋体" w:cs="宋体" w:hint="eastAsia"/>
                <w:sz w:val="18"/>
                <w:szCs w:val="18"/>
              </w:rPr>
              <w:t>信息标题</w:t>
            </w:r>
          </w:p>
          <w:p w14:paraId="5AA4A28F" w14:textId="77777777" w:rsidR="00347659" w:rsidRDefault="00347659" w:rsidP="00347659">
            <w:pPr>
              <w:rPr>
                <w:rFonts w:ascii="宋体" w:hAnsi="宋体" w:cs="宋体"/>
                <w:sz w:val="18"/>
                <w:szCs w:val="18"/>
              </w:rPr>
            </w:pPr>
            <w:r>
              <w:rPr>
                <w:rFonts w:ascii="宋体" w:hAnsi="宋体" w:cs="宋体" w:hint="eastAsia"/>
                <w:sz w:val="18"/>
                <w:szCs w:val="18"/>
              </w:rPr>
              <w:t>信息内容</w:t>
            </w:r>
          </w:p>
          <w:p w14:paraId="78FD302C" w14:textId="77777777" w:rsidR="00347659" w:rsidRDefault="00347659" w:rsidP="00347659">
            <w:pPr>
              <w:rPr>
                <w:rFonts w:ascii="宋体" w:hAnsi="宋体" w:cs="宋体"/>
                <w:sz w:val="18"/>
                <w:szCs w:val="18"/>
              </w:rPr>
            </w:pPr>
            <w:r>
              <w:rPr>
                <w:rFonts w:ascii="宋体" w:hAnsi="宋体" w:cs="宋体" w:hint="eastAsia"/>
                <w:sz w:val="18"/>
                <w:szCs w:val="18"/>
              </w:rPr>
              <w:t>来源用户id</w:t>
            </w:r>
          </w:p>
          <w:p w14:paraId="242DFB3A" w14:textId="77777777" w:rsidR="00347659" w:rsidRDefault="00347659" w:rsidP="00347659">
            <w:pPr>
              <w:rPr>
                <w:rFonts w:ascii="宋体" w:hAnsi="宋体" w:cs="宋体"/>
                <w:sz w:val="18"/>
                <w:szCs w:val="18"/>
              </w:rPr>
            </w:pPr>
            <w:r>
              <w:rPr>
                <w:rFonts w:ascii="宋体" w:hAnsi="宋体" w:cs="宋体" w:hint="eastAsia"/>
                <w:sz w:val="18"/>
                <w:szCs w:val="18"/>
              </w:rPr>
              <w:t>发送到的用户id</w:t>
            </w:r>
          </w:p>
          <w:p w14:paraId="130BA1A3" w14:textId="77777777" w:rsidR="00347659" w:rsidRDefault="00347659" w:rsidP="00347659">
            <w:pPr>
              <w:rPr>
                <w:rFonts w:ascii="宋体" w:hAnsi="宋体" w:cs="宋体"/>
                <w:sz w:val="18"/>
                <w:szCs w:val="18"/>
              </w:rPr>
            </w:pPr>
            <w:r>
              <w:rPr>
                <w:rFonts w:ascii="宋体" w:hAnsi="宋体" w:cs="宋体" w:hint="eastAsia"/>
                <w:sz w:val="18"/>
                <w:szCs w:val="18"/>
              </w:rPr>
              <w:t>信息类型</w:t>
            </w:r>
          </w:p>
          <w:p w14:paraId="40449B38" w14:textId="77777777" w:rsidR="00347659" w:rsidRDefault="00347659" w:rsidP="00347659">
            <w:pPr>
              <w:rPr>
                <w:rFonts w:ascii="宋体" w:hAnsi="宋体" w:cs="宋体"/>
                <w:sz w:val="18"/>
                <w:szCs w:val="18"/>
              </w:rPr>
            </w:pPr>
            <w:r>
              <w:rPr>
                <w:rFonts w:ascii="宋体" w:hAnsi="宋体" w:cs="宋体" w:hint="eastAsia"/>
                <w:sz w:val="18"/>
                <w:szCs w:val="18"/>
              </w:rPr>
              <w:t>信息状态</w:t>
            </w:r>
          </w:p>
          <w:p w14:paraId="2303853E" w14:textId="77777777" w:rsidR="00347659" w:rsidRDefault="00347659" w:rsidP="00347659">
            <w:pPr>
              <w:rPr>
                <w:rFonts w:ascii="宋体" w:hAnsi="宋体" w:cs="宋体"/>
                <w:sz w:val="18"/>
                <w:szCs w:val="18"/>
              </w:rPr>
            </w:pPr>
            <w:r>
              <w:rPr>
                <w:rFonts w:ascii="宋体" w:hAnsi="宋体" w:cs="宋体" w:hint="eastAsia"/>
                <w:sz w:val="18"/>
                <w:szCs w:val="18"/>
              </w:rPr>
              <w:t>信息产生时间</w:t>
            </w:r>
          </w:p>
          <w:p w14:paraId="591B6374" w14:textId="77777777" w:rsidR="00347659" w:rsidRPr="00347659" w:rsidRDefault="00347659" w:rsidP="00347659">
            <w:pPr>
              <w:rPr>
                <w:rFonts w:ascii="宋体" w:hAnsi="宋体" w:cs="宋体"/>
                <w:sz w:val="18"/>
                <w:szCs w:val="18"/>
              </w:rPr>
            </w:pPr>
            <w:r>
              <w:rPr>
                <w:rFonts w:ascii="宋体" w:hAnsi="宋体" w:cs="宋体" w:hint="eastAsia"/>
                <w:sz w:val="18"/>
                <w:szCs w:val="18"/>
              </w:rPr>
              <w:t>信息产生变化时间</w:t>
            </w:r>
          </w:p>
        </w:tc>
        <w:tc>
          <w:tcPr>
            <w:tcW w:w="1595" w:type="dxa"/>
            <w:tcBorders>
              <w:top w:val="single" w:sz="8" w:space="0" w:color="auto"/>
            </w:tcBorders>
          </w:tcPr>
          <w:p w14:paraId="0AC3415F" w14:textId="77777777" w:rsidR="00347659" w:rsidRDefault="00347659" w:rsidP="00FF784B">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r>
              <w:rPr>
                <w:rFonts w:ascii="宋体" w:hAnsi="宋体" w:cs="宋体" w:hint="eastAsia"/>
                <w:sz w:val="18"/>
                <w:szCs w:val="18"/>
              </w:rPr>
              <w:t>)</w:t>
            </w:r>
          </w:p>
          <w:p w14:paraId="7FAF8005" w14:textId="77777777" w:rsidR="00347659" w:rsidRDefault="00347659" w:rsidP="00347659">
            <w:pPr>
              <w:rPr>
                <w:rFonts w:ascii="宋体" w:hAnsi="宋体" w:cs="宋体"/>
                <w:sz w:val="18"/>
                <w:szCs w:val="18"/>
              </w:rPr>
            </w:pPr>
            <w:r>
              <w:rPr>
                <w:rFonts w:ascii="宋体" w:hAnsi="宋体" w:cs="宋体" w:hint="eastAsia"/>
                <w:sz w:val="18"/>
                <w:szCs w:val="18"/>
              </w:rPr>
              <w:t>v</w:t>
            </w:r>
            <w:r>
              <w:rPr>
                <w:rFonts w:ascii="宋体" w:hAnsi="宋体" w:cs="宋体"/>
                <w:sz w:val="18"/>
                <w:szCs w:val="18"/>
              </w:rPr>
              <w:t>archar</w:t>
            </w:r>
            <w:r>
              <w:rPr>
                <w:rFonts w:ascii="宋体" w:hAnsi="宋体" w:cs="宋体" w:hint="eastAsia"/>
                <w:sz w:val="18"/>
                <w:szCs w:val="18"/>
              </w:rPr>
              <w:t>（255）</w:t>
            </w:r>
          </w:p>
          <w:p w14:paraId="0ACF4DF5" w14:textId="77777777" w:rsidR="00347659" w:rsidRDefault="00347659" w:rsidP="00347659">
            <w:pPr>
              <w:rPr>
                <w:rFonts w:ascii="宋体" w:hAnsi="宋体" w:cs="宋体"/>
                <w:sz w:val="18"/>
                <w:szCs w:val="18"/>
              </w:rPr>
            </w:pPr>
            <w:r>
              <w:rPr>
                <w:rFonts w:ascii="宋体" w:hAnsi="宋体" w:cs="宋体" w:hint="eastAsia"/>
                <w:sz w:val="18"/>
                <w:szCs w:val="18"/>
              </w:rPr>
              <w:t>varchar（500）</w:t>
            </w:r>
          </w:p>
          <w:p w14:paraId="4DEE7982" w14:textId="77777777" w:rsidR="00347659" w:rsidRDefault="00347659" w:rsidP="00347659">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50B85155" w14:textId="77777777" w:rsidR="00347659" w:rsidRDefault="00347659" w:rsidP="00347659">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4A15134D" w14:textId="77777777" w:rsidR="00347659" w:rsidRDefault="00347659" w:rsidP="00347659">
            <w:pPr>
              <w:rPr>
                <w:rFonts w:ascii="宋体" w:hAnsi="宋体" w:cs="宋体"/>
                <w:sz w:val="18"/>
                <w:szCs w:val="18"/>
              </w:rPr>
            </w:pPr>
            <w:r w:rsidRPr="00347659">
              <w:rPr>
                <w:rFonts w:ascii="宋体" w:hAnsi="宋体" w:cs="宋体"/>
                <w:sz w:val="18"/>
                <w:szCs w:val="18"/>
              </w:rPr>
              <w:t>char(2)</w:t>
            </w:r>
          </w:p>
          <w:p w14:paraId="2592609E" w14:textId="77777777" w:rsidR="00347659" w:rsidRDefault="00347659" w:rsidP="00347659">
            <w:pPr>
              <w:rPr>
                <w:rFonts w:ascii="宋体" w:hAnsi="宋体" w:cs="宋体"/>
                <w:sz w:val="18"/>
                <w:szCs w:val="18"/>
              </w:rPr>
            </w:pPr>
            <w:r>
              <w:rPr>
                <w:rFonts w:ascii="宋体" w:hAnsi="宋体" w:cs="宋体" w:hint="eastAsia"/>
                <w:sz w:val="18"/>
                <w:szCs w:val="18"/>
              </w:rPr>
              <w:t>c</w:t>
            </w:r>
            <w:r>
              <w:rPr>
                <w:rFonts w:ascii="宋体" w:hAnsi="宋体" w:cs="宋体"/>
                <w:sz w:val="18"/>
                <w:szCs w:val="18"/>
              </w:rPr>
              <w:t>har(2)</w:t>
            </w:r>
          </w:p>
          <w:p w14:paraId="7B915999" w14:textId="77777777" w:rsidR="00347659" w:rsidRDefault="00347659" w:rsidP="00347659">
            <w:pPr>
              <w:rPr>
                <w:rFonts w:ascii="宋体" w:hAnsi="宋体" w:cs="宋体"/>
                <w:sz w:val="18"/>
                <w:szCs w:val="18"/>
              </w:rPr>
            </w:pPr>
            <w:r>
              <w:rPr>
                <w:rFonts w:ascii="宋体" w:hAnsi="宋体" w:cs="宋体" w:hint="eastAsia"/>
                <w:sz w:val="18"/>
                <w:szCs w:val="18"/>
              </w:rPr>
              <w:t>data</w:t>
            </w:r>
            <w:r>
              <w:rPr>
                <w:rFonts w:ascii="宋体" w:hAnsi="宋体" w:cs="宋体"/>
                <w:sz w:val="18"/>
                <w:szCs w:val="18"/>
              </w:rPr>
              <w:t>time(0)</w:t>
            </w:r>
          </w:p>
          <w:p w14:paraId="1227385F" w14:textId="77777777" w:rsidR="00347659" w:rsidRPr="00347659" w:rsidRDefault="00347659" w:rsidP="00347659">
            <w:pPr>
              <w:rPr>
                <w:rFonts w:ascii="宋体" w:hAnsi="宋体" w:cs="宋体"/>
                <w:sz w:val="18"/>
                <w:szCs w:val="18"/>
              </w:rPr>
            </w:pPr>
            <w:r>
              <w:rPr>
                <w:rFonts w:ascii="宋体" w:hAnsi="宋体" w:cs="宋体" w:hint="eastAsia"/>
                <w:sz w:val="18"/>
                <w:szCs w:val="18"/>
              </w:rPr>
              <w:t>time</w:t>
            </w:r>
            <w:r>
              <w:rPr>
                <w:rFonts w:ascii="宋体" w:hAnsi="宋体" w:cs="宋体"/>
                <w:sz w:val="18"/>
                <w:szCs w:val="18"/>
              </w:rPr>
              <w:t>stamp(0)</w:t>
            </w:r>
          </w:p>
        </w:tc>
        <w:tc>
          <w:tcPr>
            <w:tcW w:w="3847" w:type="dxa"/>
            <w:tcBorders>
              <w:top w:val="single" w:sz="8" w:space="0" w:color="auto"/>
            </w:tcBorders>
          </w:tcPr>
          <w:p w14:paraId="05AA5CAC" w14:textId="77777777" w:rsidR="00347659" w:rsidRDefault="00347659" w:rsidP="00FF784B">
            <w:pPr>
              <w:rPr>
                <w:rFonts w:ascii="宋体" w:hAnsi="宋体" w:cs="宋体"/>
                <w:sz w:val="18"/>
                <w:szCs w:val="18"/>
              </w:rPr>
            </w:pPr>
            <w:r>
              <w:rPr>
                <w:rFonts w:ascii="宋体" w:hAnsi="宋体" w:cs="宋体" w:hint="eastAsia"/>
                <w:sz w:val="18"/>
                <w:szCs w:val="18"/>
              </w:rPr>
              <w:t>primary key</w:t>
            </w:r>
            <w:r>
              <w:rPr>
                <w:rFonts w:ascii="宋体" w:hAnsi="宋体" w:cs="宋体"/>
                <w:sz w:val="18"/>
                <w:szCs w:val="18"/>
              </w:rPr>
              <w:t xml:space="preserve"> not null auto_increment</w:t>
            </w:r>
          </w:p>
          <w:p w14:paraId="73B1E2E3" w14:textId="77777777" w:rsidR="00347659" w:rsidRPr="00347659" w:rsidRDefault="00347659" w:rsidP="00347659">
            <w:pPr>
              <w:rPr>
                <w:rFonts w:ascii="宋体" w:hAnsi="宋体" w:cs="宋体"/>
                <w:sz w:val="18"/>
                <w:szCs w:val="18"/>
              </w:rPr>
            </w:pPr>
          </w:p>
          <w:p w14:paraId="0A5A0558" w14:textId="77777777" w:rsidR="00347659" w:rsidRDefault="00347659" w:rsidP="00347659">
            <w:pPr>
              <w:rPr>
                <w:rFonts w:ascii="宋体" w:hAnsi="宋体" w:cs="宋体"/>
                <w:sz w:val="18"/>
                <w:szCs w:val="18"/>
              </w:rPr>
            </w:pPr>
          </w:p>
          <w:p w14:paraId="3A8BC395" w14:textId="77777777" w:rsidR="00347659" w:rsidRDefault="00347659" w:rsidP="00347659">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t_u</w:t>
            </w:r>
            <w:r>
              <w:rPr>
                <w:rFonts w:ascii="宋体" w:hAnsi="宋体" w:cs="宋体" w:hint="eastAsia"/>
                <w:sz w:val="18"/>
                <w:szCs w:val="18"/>
              </w:rPr>
              <w:t>ser</w:t>
            </w:r>
            <w:r>
              <w:rPr>
                <w:rFonts w:ascii="宋体" w:hAnsi="宋体" w:cs="宋体"/>
                <w:sz w:val="18"/>
                <w:szCs w:val="18"/>
              </w:rPr>
              <w:t>_info(user_id)</w:t>
            </w:r>
          </w:p>
          <w:p w14:paraId="1EDAF0F7" w14:textId="77777777" w:rsidR="00347659" w:rsidRDefault="00347659" w:rsidP="00347659">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t_user_info(user_id)</w:t>
            </w:r>
          </w:p>
          <w:p w14:paraId="505AF24C" w14:textId="77777777" w:rsidR="00347659" w:rsidRPr="00347659" w:rsidRDefault="00347659" w:rsidP="00347659">
            <w:pPr>
              <w:rPr>
                <w:rFonts w:ascii="宋体" w:hAnsi="宋体" w:cs="宋体"/>
                <w:sz w:val="18"/>
                <w:szCs w:val="18"/>
              </w:rPr>
            </w:pPr>
          </w:p>
          <w:p w14:paraId="4C0E1AC9" w14:textId="77777777" w:rsidR="00347659" w:rsidRPr="00347659" w:rsidRDefault="00347659" w:rsidP="00347659">
            <w:pPr>
              <w:rPr>
                <w:rFonts w:ascii="宋体" w:hAnsi="宋体" w:cs="宋体"/>
                <w:sz w:val="18"/>
                <w:szCs w:val="18"/>
              </w:rPr>
            </w:pPr>
          </w:p>
          <w:p w14:paraId="54266E4E" w14:textId="77777777" w:rsidR="00347659" w:rsidRDefault="00347659" w:rsidP="00347659">
            <w:pPr>
              <w:rPr>
                <w:rFonts w:ascii="宋体" w:hAnsi="宋体" w:cs="宋体"/>
                <w:sz w:val="18"/>
                <w:szCs w:val="18"/>
              </w:rPr>
            </w:pPr>
          </w:p>
          <w:p w14:paraId="616285A5" w14:textId="77777777" w:rsidR="00347659" w:rsidRPr="00347659" w:rsidRDefault="00347659" w:rsidP="00347659">
            <w:pPr>
              <w:rPr>
                <w:rFonts w:ascii="宋体" w:hAnsi="宋体" w:cs="宋体"/>
                <w:sz w:val="18"/>
                <w:szCs w:val="18"/>
              </w:rPr>
            </w:pPr>
            <w:r w:rsidRPr="00F44091">
              <w:rPr>
                <w:rFonts w:ascii="宋体" w:hAnsi="宋体" w:cs="宋体"/>
                <w:sz w:val="18"/>
                <w:szCs w:val="18"/>
              </w:rPr>
              <w:t>ON UPDATE CURRENT_TIMESTAMP(0)</w:t>
            </w:r>
          </w:p>
        </w:tc>
      </w:tr>
    </w:tbl>
    <w:p w14:paraId="79739B39" w14:textId="77777777" w:rsidR="00347659" w:rsidRPr="00DE0367" w:rsidRDefault="00347659" w:rsidP="00347659">
      <w:pPr>
        <w:pStyle w:val="af3"/>
        <w:spacing w:line="360" w:lineRule="exact"/>
        <w:ind w:left="426" w:firstLineChars="0" w:firstLine="0"/>
        <w:rPr>
          <w:rFonts w:ascii="宋体" w:eastAsia="宋体" w:hAnsi="宋体" w:cs="宋体"/>
          <w:sz w:val="24"/>
          <w:szCs w:val="24"/>
        </w:rPr>
      </w:pPr>
    </w:p>
    <w:p w14:paraId="6316C347" w14:textId="77777777" w:rsidR="00C76B89" w:rsidRPr="002B132B" w:rsidRDefault="00DC6D21" w:rsidP="002B132B">
      <w:pPr>
        <w:pStyle w:val="af3"/>
        <w:numPr>
          <w:ilvl w:val="0"/>
          <w:numId w:val="11"/>
        </w:numPr>
        <w:spacing w:line="360" w:lineRule="exact"/>
        <w:ind w:left="0" w:firstLineChars="0" w:firstLine="426"/>
        <w:rPr>
          <w:rFonts w:ascii="宋体" w:eastAsia="宋体" w:hAnsi="宋体" w:cs="宋体"/>
          <w:sz w:val="24"/>
          <w:szCs w:val="24"/>
        </w:rPr>
      </w:pPr>
      <w:r>
        <w:rPr>
          <w:rFonts w:ascii="宋体" w:eastAsia="宋体" w:hAnsi="宋体" w:cs="宋体" w:hint="eastAsia"/>
          <w:sz w:val="24"/>
          <w:szCs w:val="24"/>
        </w:rPr>
        <w:t>站内信息日志表</w:t>
      </w:r>
      <w:r w:rsidRPr="00DC6D21">
        <w:rPr>
          <w:rFonts w:ascii="宋体" w:eastAsia="宋体" w:hAnsi="宋体" w:cs="宋体"/>
          <w:sz w:val="24"/>
          <w:szCs w:val="24"/>
        </w:rPr>
        <w:t>t_message_log</w:t>
      </w:r>
      <w:r w:rsidR="00C76B89" w:rsidRPr="002B132B">
        <w:rPr>
          <w:rFonts w:ascii="宋体" w:eastAsia="宋体" w:hAnsi="宋体" w:cs="宋体" w:hint="eastAsia"/>
          <w:sz w:val="24"/>
          <w:szCs w:val="24"/>
        </w:rPr>
        <w:t>：</w:t>
      </w:r>
      <w:r>
        <w:rPr>
          <w:rFonts w:ascii="宋体" w:eastAsia="宋体" w:hAnsi="宋体" w:cs="宋体" w:hint="eastAsia"/>
          <w:sz w:val="24"/>
          <w:szCs w:val="24"/>
        </w:rPr>
        <w:t>存储是否有用户读取信息情况，当用户读取信息或者删除信息时，会产生一个信息日志。主要具有</w:t>
      </w:r>
      <w:r w:rsidRPr="00DC6D21">
        <w:rPr>
          <w:rFonts w:ascii="宋体" w:eastAsia="宋体" w:hAnsi="宋体" w:cs="宋体"/>
          <w:sz w:val="24"/>
          <w:szCs w:val="24"/>
        </w:rPr>
        <w:t>mes_log_id</w:t>
      </w:r>
      <w:r>
        <w:rPr>
          <w:rFonts w:ascii="宋体" w:eastAsia="宋体" w:hAnsi="宋体" w:cs="宋体" w:hint="eastAsia"/>
          <w:sz w:val="24"/>
          <w:szCs w:val="24"/>
        </w:rPr>
        <w:t>、</w:t>
      </w:r>
      <w:r w:rsidRPr="00DC6D21">
        <w:rPr>
          <w:rFonts w:ascii="宋体" w:eastAsia="宋体" w:hAnsi="宋体" w:cs="宋体"/>
          <w:sz w:val="24"/>
          <w:szCs w:val="24"/>
        </w:rPr>
        <w:t>mes_id</w:t>
      </w:r>
      <w:r w:rsidR="00C76B89" w:rsidRPr="002B132B">
        <w:rPr>
          <w:rFonts w:ascii="宋体" w:eastAsia="宋体" w:hAnsi="宋体" w:cs="宋体" w:hint="eastAsia"/>
          <w:sz w:val="24"/>
          <w:szCs w:val="24"/>
        </w:rPr>
        <w:t>等字段，具体如表4-1</w:t>
      </w:r>
      <w:r>
        <w:rPr>
          <w:rFonts w:ascii="宋体" w:eastAsia="宋体" w:hAnsi="宋体" w:cs="宋体" w:hint="eastAsia"/>
          <w:sz w:val="24"/>
          <w:szCs w:val="24"/>
        </w:rPr>
        <w:t>1</w:t>
      </w:r>
      <w:r w:rsidR="00390CB1" w:rsidRPr="002B132B">
        <w:rPr>
          <w:rFonts w:ascii="宋体" w:eastAsia="宋体" w:hAnsi="宋体" w:cs="宋体" w:hint="eastAsia"/>
          <w:sz w:val="24"/>
          <w:szCs w:val="24"/>
        </w:rPr>
        <w:t>所示</w:t>
      </w:r>
      <w:r w:rsidR="00C76B89" w:rsidRPr="002B132B">
        <w:rPr>
          <w:rFonts w:ascii="宋体" w:eastAsia="宋体" w:hAnsi="宋体" w:cs="宋体" w:hint="eastAsia"/>
          <w:sz w:val="24"/>
          <w:szCs w:val="24"/>
        </w:rPr>
        <w:t>。</w:t>
      </w:r>
    </w:p>
    <w:p w14:paraId="7B4E7872" w14:textId="77777777" w:rsidR="00C76B89" w:rsidRPr="009E7F68" w:rsidRDefault="00C76B89" w:rsidP="00EB3037">
      <w:pPr>
        <w:pStyle w:val="aa"/>
        <w:spacing w:beforeLines="50" w:before="143" w:afterLines="50" w:after="143"/>
        <w:jc w:val="center"/>
        <w:rPr>
          <w:rFonts w:ascii="黑体" w:hAnsi="黑体" w:cs="黑体"/>
          <w:sz w:val="18"/>
          <w:szCs w:val="18"/>
        </w:rPr>
      </w:pPr>
      <w:r w:rsidRPr="009E7F68">
        <w:rPr>
          <w:rFonts w:ascii="黑体" w:hAnsi="黑体" w:cs="黑体" w:hint="eastAsia"/>
          <w:sz w:val="18"/>
          <w:szCs w:val="18"/>
        </w:rPr>
        <w:t>表4-1</w:t>
      </w:r>
      <w:r w:rsidR="00DC6D21">
        <w:rPr>
          <w:rFonts w:ascii="黑体" w:hAnsi="黑体" w:cs="黑体" w:hint="eastAsia"/>
          <w:sz w:val="18"/>
          <w:szCs w:val="18"/>
        </w:rPr>
        <w:t>1</w:t>
      </w:r>
      <w:r w:rsidRPr="009E7F68">
        <w:rPr>
          <w:rFonts w:ascii="黑体" w:hAnsi="黑体" w:cs="黑体" w:hint="eastAsia"/>
          <w:sz w:val="18"/>
          <w:szCs w:val="18"/>
        </w:rPr>
        <w:t xml:space="preserve"> </w:t>
      </w:r>
      <w:r w:rsidR="00DC6D21" w:rsidRPr="00DC6D21">
        <w:rPr>
          <w:rFonts w:ascii="黑体" w:hAnsi="黑体" w:cs="黑体"/>
          <w:sz w:val="18"/>
          <w:szCs w:val="18"/>
        </w:rPr>
        <w:t>t_message_log</w:t>
      </w:r>
      <w:r w:rsidRPr="009E7F68">
        <w:rPr>
          <w:rFonts w:ascii="黑体" w:hAnsi="黑体" w:cs="黑体" w:hint="eastAsia"/>
          <w:sz w:val="18"/>
          <w:szCs w:val="18"/>
        </w:rPr>
        <w:t>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384"/>
        <w:gridCol w:w="2148"/>
        <w:gridCol w:w="1595"/>
        <w:gridCol w:w="3847"/>
      </w:tblGrid>
      <w:tr w:rsidR="00C76B89" w14:paraId="62143455" w14:textId="77777777" w:rsidTr="00D92188">
        <w:trPr>
          <w:trHeight w:val="302"/>
          <w:jc w:val="center"/>
        </w:trPr>
        <w:tc>
          <w:tcPr>
            <w:tcW w:w="1384" w:type="dxa"/>
            <w:tcBorders>
              <w:bottom w:val="single" w:sz="8" w:space="0" w:color="auto"/>
            </w:tcBorders>
          </w:tcPr>
          <w:p w14:paraId="0C6F9EB6" w14:textId="77777777" w:rsidR="00C76B89" w:rsidRDefault="00C76B89" w:rsidP="003351C1">
            <w:pPr>
              <w:rPr>
                <w:sz w:val="18"/>
                <w:szCs w:val="18"/>
              </w:rPr>
            </w:pPr>
            <w:r>
              <w:rPr>
                <w:rFonts w:hint="eastAsia"/>
                <w:sz w:val="18"/>
                <w:szCs w:val="18"/>
              </w:rPr>
              <w:t>属性名</w:t>
            </w:r>
          </w:p>
        </w:tc>
        <w:tc>
          <w:tcPr>
            <w:tcW w:w="2148" w:type="dxa"/>
            <w:tcBorders>
              <w:bottom w:val="single" w:sz="8" w:space="0" w:color="auto"/>
            </w:tcBorders>
          </w:tcPr>
          <w:p w14:paraId="312851CF" w14:textId="77777777" w:rsidR="00C76B89" w:rsidRDefault="00C76B89" w:rsidP="003351C1">
            <w:pPr>
              <w:rPr>
                <w:sz w:val="18"/>
                <w:szCs w:val="18"/>
              </w:rPr>
            </w:pPr>
            <w:r>
              <w:rPr>
                <w:rFonts w:hint="eastAsia"/>
                <w:sz w:val="18"/>
                <w:szCs w:val="18"/>
              </w:rPr>
              <w:t>属性描述</w:t>
            </w:r>
          </w:p>
        </w:tc>
        <w:tc>
          <w:tcPr>
            <w:tcW w:w="1595" w:type="dxa"/>
            <w:tcBorders>
              <w:bottom w:val="single" w:sz="8" w:space="0" w:color="auto"/>
            </w:tcBorders>
          </w:tcPr>
          <w:p w14:paraId="72D733AF" w14:textId="77777777" w:rsidR="00C76B89" w:rsidRDefault="00C76B89" w:rsidP="003351C1">
            <w:pPr>
              <w:rPr>
                <w:sz w:val="18"/>
                <w:szCs w:val="18"/>
              </w:rPr>
            </w:pPr>
            <w:r>
              <w:rPr>
                <w:rFonts w:hint="eastAsia"/>
                <w:sz w:val="18"/>
                <w:szCs w:val="18"/>
              </w:rPr>
              <w:t>属性类型</w:t>
            </w:r>
          </w:p>
        </w:tc>
        <w:tc>
          <w:tcPr>
            <w:tcW w:w="3847" w:type="dxa"/>
            <w:tcBorders>
              <w:bottom w:val="single" w:sz="8" w:space="0" w:color="auto"/>
            </w:tcBorders>
          </w:tcPr>
          <w:p w14:paraId="44E6B756" w14:textId="77777777" w:rsidR="00C76B89" w:rsidRDefault="00C76B89" w:rsidP="003351C1">
            <w:pPr>
              <w:rPr>
                <w:sz w:val="18"/>
                <w:szCs w:val="18"/>
              </w:rPr>
            </w:pPr>
            <w:r>
              <w:rPr>
                <w:rFonts w:hint="eastAsia"/>
                <w:sz w:val="18"/>
                <w:szCs w:val="18"/>
              </w:rPr>
              <w:t>约束</w:t>
            </w:r>
          </w:p>
        </w:tc>
      </w:tr>
      <w:tr w:rsidR="00C76B89" w14:paraId="75983B49" w14:textId="77777777" w:rsidTr="00D92188">
        <w:trPr>
          <w:trHeight w:val="302"/>
          <w:jc w:val="center"/>
        </w:trPr>
        <w:tc>
          <w:tcPr>
            <w:tcW w:w="1384" w:type="dxa"/>
            <w:tcBorders>
              <w:top w:val="single" w:sz="8" w:space="0" w:color="auto"/>
            </w:tcBorders>
          </w:tcPr>
          <w:p w14:paraId="3C2895C5" w14:textId="77777777" w:rsidR="00C76B89" w:rsidRDefault="00DC6D21" w:rsidP="003351C1">
            <w:pPr>
              <w:rPr>
                <w:rFonts w:ascii="宋体" w:hAnsi="宋体" w:cs="宋体"/>
                <w:sz w:val="18"/>
                <w:szCs w:val="18"/>
              </w:rPr>
            </w:pPr>
            <w:r w:rsidRPr="00DC6D21">
              <w:rPr>
                <w:rFonts w:ascii="宋体" w:hAnsi="宋体" w:cs="宋体"/>
                <w:sz w:val="18"/>
                <w:szCs w:val="18"/>
              </w:rPr>
              <w:lastRenderedPageBreak/>
              <w:t>mes_log_id</w:t>
            </w:r>
          </w:p>
          <w:p w14:paraId="7C0667D3" w14:textId="77777777" w:rsidR="00DC6D21" w:rsidRDefault="00DC6D21" w:rsidP="003351C1">
            <w:pPr>
              <w:rPr>
                <w:rFonts w:ascii="宋体" w:hAnsi="宋体" w:cs="宋体"/>
                <w:sz w:val="18"/>
                <w:szCs w:val="18"/>
              </w:rPr>
            </w:pPr>
            <w:r w:rsidRPr="00DC6D21">
              <w:rPr>
                <w:rFonts w:ascii="宋体" w:hAnsi="宋体" w:cs="宋体"/>
                <w:sz w:val="18"/>
                <w:szCs w:val="18"/>
              </w:rPr>
              <w:t>mes_id</w:t>
            </w:r>
          </w:p>
          <w:p w14:paraId="1CCA11E0" w14:textId="77777777" w:rsidR="00DC6D21" w:rsidRDefault="00DC6D21" w:rsidP="003351C1">
            <w:pPr>
              <w:rPr>
                <w:rFonts w:ascii="宋体" w:hAnsi="宋体" w:cs="宋体"/>
                <w:sz w:val="18"/>
                <w:szCs w:val="18"/>
              </w:rPr>
            </w:pPr>
            <w:r w:rsidRPr="00DC6D21">
              <w:rPr>
                <w:rFonts w:ascii="宋体" w:hAnsi="宋体" w:cs="宋体"/>
                <w:sz w:val="18"/>
                <w:szCs w:val="18"/>
              </w:rPr>
              <w:t>create</w:t>
            </w:r>
          </w:p>
        </w:tc>
        <w:tc>
          <w:tcPr>
            <w:tcW w:w="2148" w:type="dxa"/>
            <w:tcBorders>
              <w:top w:val="single" w:sz="8" w:space="0" w:color="auto"/>
            </w:tcBorders>
          </w:tcPr>
          <w:p w14:paraId="0F1C7A8C" w14:textId="77777777" w:rsidR="00C76B89" w:rsidRDefault="00DC6D21" w:rsidP="003351C1">
            <w:pPr>
              <w:rPr>
                <w:rFonts w:ascii="宋体" w:hAnsi="宋体" w:cs="宋体"/>
                <w:sz w:val="18"/>
                <w:szCs w:val="18"/>
              </w:rPr>
            </w:pPr>
            <w:r>
              <w:rPr>
                <w:rFonts w:ascii="宋体" w:hAnsi="宋体" w:cs="宋体" w:hint="eastAsia"/>
                <w:sz w:val="18"/>
                <w:szCs w:val="18"/>
              </w:rPr>
              <w:t>日志id</w:t>
            </w:r>
          </w:p>
          <w:p w14:paraId="5295FADD" w14:textId="77777777" w:rsidR="00DC6D21" w:rsidRDefault="00DC6D21" w:rsidP="00DC6D21">
            <w:pPr>
              <w:rPr>
                <w:rFonts w:ascii="宋体" w:hAnsi="宋体" w:cs="宋体"/>
                <w:sz w:val="18"/>
                <w:szCs w:val="18"/>
              </w:rPr>
            </w:pPr>
            <w:r>
              <w:rPr>
                <w:rFonts w:ascii="宋体" w:hAnsi="宋体" w:cs="宋体" w:hint="eastAsia"/>
                <w:sz w:val="18"/>
                <w:szCs w:val="18"/>
              </w:rPr>
              <w:t>消息id</w:t>
            </w:r>
          </w:p>
          <w:p w14:paraId="5EC5DE5A" w14:textId="77777777" w:rsidR="00DC6D21" w:rsidRPr="00DC6D21" w:rsidRDefault="00DC6D21" w:rsidP="00DC6D21">
            <w:pPr>
              <w:rPr>
                <w:rFonts w:ascii="宋体" w:hAnsi="宋体" w:cs="宋体"/>
                <w:sz w:val="18"/>
                <w:szCs w:val="18"/>
              </w:rPr>
            </w:pPr>
            <w:r>
              <w:rPr>
                <w:rFonts w:ascii="宋体" w:hAnsi="宋体" w:cs="宋体" w:hint="eastAsia"/>
                <w:sz w:val="18"/>
                <w:szCs w:val="18"/>
              </w:rPr>
              <w:t>日志创建时间</w:t>
            </w:r>
          </w:p>
        </w:tc>
        <w:tc>
          <w:tcPr>
            <w:tcW w:w="1595" w:type="dxa"/>
            <w:tcBorders>
              <w:top w:val="single" w:sz="8" w:space="0" w:color="auto"/>
            </w:tcBorders>
          </w:tcPr>
          <w:p w14:paraId="67F01C60" w14:textId="77777777" w:rsidR="00C76B89" w:rsidRDefault="00DC6D21" w:rsidP="003351C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017D8E7B" w14:textId="77777777" w:rsidR="00DC6D21" w:rsidRDefault="00DC6D21" w:rsidP="00DC6D21">
            <w:pPr>
              <w:rPr>
                <w:rFonts w:ascii="宋体" w:hAnsi="宋体" w:cs="宋体"/>
                <w:sz w:val="18"/>
                <w:szCs w:val="18"/>
              </w:rPr>
            </w:pPr>
            <w:r>
              <w:rPr>
                <w:rFonts w:ascii="宋体" w:hAnsi="宋体" w:cs="宋体" w:hint="eastAsia"/>
                <w:sz w:val="18"/>
                <w:szCs w:val="18"/>
              </w:rPr>
              <w:t>int</w:t>
            </w:r>
            <w:r>
              <w:rPr>
                <w:rFonts w:ascii="宋体" w:hAnsi="宋体" w:cs="宋体"/>
                <w:sz w:val="18"/>
                <w:szCs w:val="18"/>
              </w:rPr>
              <w:t>(11)</w:t>
            </w:r>
          </w:p>
          <w:p w14:paraId="48CFC4F9" w14:textId="77777777" w:rsidR="00DC6D21" w:rsidRPr="00DC6D21" w:rsidRDefault="00DC6D21" w:rsidP="00DC6D21">
            <w:pPr>
              <w:rPr>
                <w:rFonts w:ascii="宋体" w:hAnsi="宋体" w:cs="宋体"/>
                <w:sz w:val="18"/>
                <w:szCs w:val="18"/>
              </w:rPr>
            </w:pPr>
            <w:r>
              <w:rPr>
                <w:rFonts w:ascii="宋体" w:hAnsi="宋体" w:cs="宋体" w:hint="eastAsia"/>
                <w:sz w:val="18"/>
                <w:szCs w:val="18"/>
              </w:rPr>
              <w:t>d</w:t>
            </w:r>
            <w:r>
              <w:rPr>
                <w:rFonts w:ascii="宋体" w:hAnsi="宋体" w:cs="宋体"/>
                <w:sz w:val="18"/>
                <w:szCs w:val="18"/>
              </w:rPr>
              <w:t>atatime</w:t>
            </w:r>
          </w:p>
        </w:tc>
        <w:tc>
          <w:tcPr>
            <w:tcW w:w="3847" w:type="dxa"/>
            <w:tcBorders>
              <w:top w:val="single" w:sz="8" w:space="0" w:color="auto"/>
            </w:tcBorders>
          </w:tcPr>
          <w:p w14:paraId="65C45873" w14:textId="77777777" w:rsidR="00C76B89" w:rsidRDefault="00C76B89" w:rsidP="003351C1">
            <w:pPr>
              <w:rPr>
                <w:rFonts w:ascii="宋体" w:hAnsi="宋体" w:cs="宋体"/>
                <w:sz w:val="18"/>
                <w:szCs w:val="18"/>
              </w:rPr>
            </w:pPr>
            <w:r>
              <w:rPr>
                <w:rFonts w:ascii="宋体" w:hAnsi="宋体" w:cs="宋体" w:hint="eastAsia"/>
                <w:sz w:val="18"/>
                <w:szCs w:val="18"/>
              </w:rPr>
              <w:t>primary key</w:t>
            </w:r>
            <w:r w:rsidR="00DC6D21">
              <w:rPr>
                <w:rFonts w:ascii="宋体" w:hAnsi="宋体" w:cs="宋体"/>
                <w:sz w:val="18"/>
                <w:szCs w:val="18"/>
              </w:rPr>
              <w:t xml:space="preserve"> not null auto_increment</w:t>
            </w:r>
          </w:p>
          <w:p w14:paraId="388230D5" w14:textId="77777777" w:rsidR="00DC6D21" w:rsidRPr="00DC6D21" w:rsidRDefault="00DC6D21" w:rsidP="00DC6D21">
            <w:pPr>
              <w:rPr>
                <w:rFonts w:ascii="宋体" w:hAnsi="宋体" w:cs="宋体"/>
                <w:sz w:val="18"/>
                <w:szCs w:val="18"/>
              </w:rPr>
            </w:pPr>
            <w:r>
              <w:rPr>
                <w:rFonts w:ascii="宋体" w:hAnsi="宋体" w:cs="宋体" w:hint="eastAsia"/>
                <w:sz w:val="18"/>
                <w:szCs w:val="18"/>
              </w:rPr>
              <w:t>r</w:t>
            </w:r>
            <w:r>
              <w:rPr>
                <w:rFonts w:ascii="宋体" w:hAnsi="宋体" w:cs="宋体"/>
                <w:sz w:val="18"/>
                <w:szCs w:val="18"/>
              </w:rPr>
              <w:t>eferences t_message(mes_id)</w:t>
            </w:r>
          </w:p>
        </w:tc>
      </w:tr>
    </w:tbl>
    <w:p w14:paraId="6C274C8A" w14:textId="77777777" w:rsidR="00C95038" w:rsidRDefault="00DC6D21" w:rsidP="00A54692">
      <w:bookmarkStart w:id="80" w:name="_Toc483089467"/>
      <w:r>
        <w:br w:type="page"/>
      </w:r>
    </w:p>
    <w:p w14:paraId="3AB02F10" w14:textId="77777777" w:rsidR="00C76B89" w:rsidRPr="00D4736F" w:rsidRDefault="00884BE8" w:rsidP="00D4736F">
      <w:pPr>
        <w:pStyle w:val="1"/>
        <w:spacing w:before="800" w:after="400" w:line="400" w:lineRule="exact"/>
        <w:jc w:val="center"/>
        <w:rPr>
          <w:rFonts w:ascii="黑体" w:eastAsia="黑体" w:hAnsi="黑体"/>
          <w:b w:val="0"/>
          <w:sz w:val="30"/>
          <w:szCs w:val="30"/>
        </w:rPr>
      </w:pPr>
      <w:bookmarkStart w:id="81" w:name="_Toc40901005"/>
      <w:r w:rsidRPr="00D4736F">
        <w:rPr>
          <w:rFonts w:ascii="黑体" w:eastAsia="黑体" w:hAnsi="黑体" w:hint="eastAsia"/>
          <w:b w:val="0"/>
          <w:sz w:val="30"/>
          <w:szCs w:val="30"/>
        </w:rPr>
        <w:lastRenderedPageBreak/>
        <w:t xml:space="preserve">5 </w:t>
      </w:r>
      <w:r w:rsidR="00C76B89" w:rsidRPr="00D4736F">
        <w:rPr>
          <w:rFonts w:ascii="黑体" w:eastAsia="黑体" w:hAnsi="黑体" w:hint="eastAsia"/>
          <w:b w:val="0"/>
          <w:sz w:val="30"/>
          <w:szCs w:val="30"/>
        </w:rPr>
        <w:t>系统实现</w:t>
      </w:r>
      <w:bookmarkEnd w:id="80"/>
      <w:bookmarkEnd w:id="81"/>
    </w:p>
    <w:p w14:paraId="140A4611" w14:textId="77777777" w:rsidR="00C76B89" w:rsidRDefault="00C76B89" w:rsidP="00D4736F">
      <w:pPr>
        <w:pStyle w:val="2"/>
      </w:pPr>
      <w:bookmarkStart w:id="82" w:name="_Toc397099405"/>
      <w:bookmarkStart w:id="83" w:name="_Toc483089468"/>
      <w:bookmarkStart w:id="84" w:name="_Toc40901006"/>
      <w:r w:rsidRPr="00B92595">
        <w:rPr>
          <w:rFonts w:hint="eastAsia"/>
        </w:rPr>
        <w:t>5.1</w:t>
      </w:r>
      <w:r w:rsidRPr="00B92595">
        <w:t xml:space="preserve"> </w:t>
      </w:r>
      <w:bookmarkEnd w:id="82"/>
      <w:bookmarkEnd w:id="83"/>
      <w:r w:rsidR="00FF784B">
        <w:rPr>
          <w:rFonts w:hint="eastAsia"/>
        </w:rPr>
        <w:t>后台管理系统</w:t>
      </w:r>
      <w:bookmarkEnd w:id="84"/>
    </w:p>
    <w:p w14:paraId="692EB810" w14:textId="77777777" w:rsidR="000F0276" w:rsidRPr="000F0276" w:rsidRDefault="000F0276" w:rsidP="000F0276">
      <w:pPr>
        <w:pStyle w:val="3"/>
        <w:spacing w:beforeLines="100" w:before="286" w:afterLines="100" w:after="286" w:line="360" w:lineRule="exact"/>
        <w:jc w:val="left"/>
        <w:rPr>
          <w:rFonts w:ascii="黑体" w:eastAsia="黑体" w:hAnsi="黑体"/>
          <w:b w:val="0"/>
          <w:sz w:val="24"/>
          <w:szCs w:val="24"/>
        </w:rPr>
      </w:pPr>
      <w:bookmarkStart w:id="85" w:name="_Toc40901007"/>
      <w:r w:rsidRPr="000F0276">
        <w:rPr>
          <w:rFonts w:ascii="黑体" w:eastAsia="黑体" w:hAnsi="黑体" w:hint="eastAsia"/>
          <w:b w:val="0"/>
          <w:sz w:val="24"/>
          <w:szCs w:val="24"/>
        </w:rPr>
        <w:t>5.1.1后台管理系统的登录</w:t>
      </w:r>
      <w:bookmarkEnd w:id="85"/>
    </w:p>
    <w:p w14:paraId="40583F5D" w14:textId="77777777" w:rsidR="00C76B89" w:rsidRPr="00A3267A" w:rsidRDefault="000E5C47" w:rsidP="00007E85">
      <w:pPr>
        <w:pStyle w:val="aff6"/>
        <w:ind w:firstLine="480"/>
      </w:pPr>
      <w:bookmarkStart w:id="86" w:name="_Toc382407260"/>
      <w:r>
        <w:rPr>
          <w:rFonts w:hint="eastAsia"/>
        </w:rPr>
        <w:t>本系统采用分布式架构</w:t>
      </w:r>
      <w:r>
        <w:rPr>
          <w:rFonts w:hint="eastAsia"/>
        </w:rPr>
        <w:t>,</w:t>
      </w:r>
      <w:r>
        <w:rPr>
          <w:rFonts w:hint="eastAsia"/>
        </w:rPr>
        <w:t>前后端分离开发，所以</w:t>
      </w:r>
      <w:r>
        <w:rPr>
          <w:rFonts w:hint="eastAsia"/>
        </w:rPr>
        <w:t>SSO</w:t>
      </w:r>
      <w:r>
        <w:rPr>
          <w:rFonts w:hint="eastAsia"/>
        </w:rPr>
        <w:t>登录系统和后台管理系统并不是一个</w:t>
      </w:r>
      <w:r>
        <w:rPr>
          <w:rFonts w:hint="eastAsia"/>
        </w:rPr>
        <w:t>web</w:t>
      </w:r>
      <w:r>
        <w:rPr>
          <w:rFonts w:hint="eastAsia"/>
        </w:rPr>
        <w:t>项目。</w:t>
      </w:r>
      <w:r>
        <w:rPr>
          <w:rFonts w:hint="eastAsia"/>
        </w:rPr>
        <w:t>SSO</w:t>
      </w:r>
      <w:r>
        <w:rPr>
          <w:rFonts w:hint="eastAsia"/>
        </w:rPr>
        <w:t>登录系统部署在</w:t>
      </w:r>
      <w:r w:rsidRPr="000E5C47">
        <w:rPr>
          <w:rFonts w:hint="eastAsia"/>
        </w:rPr>
        <w:t>h</w:t>
      </w:r>
      <w:r w:rsidRPr="000E5C47">
        <w:t>ttp://localhost:8083</w:t>
      </w:r>
      <w:r>
        <w:rPr>
          <w:rFonts w:hint="eastAsia"/>
        </w:rPr>
        <w:t>，后台管理系统部署在</w:t>
      </w:r>
      <w:r w:rsidRPr="000E5C47">
        <w:rPr>
          <w:rFonts w:hint="eastAsia"/>
        </w:rPr>
        <w:t>htt</w:t>
      </w:r>
      <w:r w:rsidRPr="000E5C47">
        <w:t>p://localhost:8080</w:t>
      </w:r>
      <w:r>
        <w:rPr>
          <w:rFonts w:hint="eastAsia"/>
        </w:rPr>
        <w:t>。在浏览器输入</w:t>
      </w:r>
      <w:r w:rsidRPr="000E5C47">
        <w:rPr>
          <w:rFonts w:hint="eastAsia"/>
        </w:rPr>
        <w:t>h</w:t>
      </w:r>
      <w:r w:rsidRPr="000E5C47">
        <w:t>ttp://localhost:8080</w:t>
      </w:r>
      <w:r>
        <w:rPr>
          <w:rFonts w:hint="eastAsia"/>
        </w:rPr>
        <w:t>时，管理系统的拦截器会拦截请求，查看是否携带用户令牌（</w:t>
      </w:r>
      <w:r>
        <w:rPr>
          <w:rFonts w:hint="eastAsia"/>
        </w:rPr>
        <w:t>cookie</w:t>
      </w:r>
      <w:r>
        <w:rPr>
          <w:rFonts w:hint="eastAsia"/>
        </w:rPr>
        <w:t>实现），如果没有携带用户令牌即用户未登录，返回一个重定向请求，携带登录成功之后的重定向路径跨域访问</w:t>
      </w:r>
      <w:r w:rsidR="0048185E" w:rsidRPr="0048185E">
        <w:rPr>
          <w:rFonts w:hint="eastAsia"/>
        </w:rPr>
        <w:t>h</w:t>
      </w:r>
      <w:r w:rsidR="0048185E" w:rsidRPr="0048185E">
        <w:t>ttp://localhost:8083/html/login/login.html</w:t>
      </w:r>
      <w:r w:rsidR="0048185E" w:rsidRPr="0048185E">
        <w:rPr>
          <w:rFonts w:hint="eastAsia"/>
        </w:rPr>
        <w:t>?</w:t>
      </w:r>
      <w:r w:rsidR="0048185E" w:rsidRPr="0048185E">
        <w:t>redirectUrl=http://localhost:8080</w:t>
      </w:r>
      <w:r w:rsidR="0048185E" w:rsidRPr="0048185E">
        <w:t>。</w:t>
      </w:r>
      <w:r w:rsidR="0048185E" w:rsidRPr="0048185E">
        <w:rPr>
          <w:rFonts w:hint="eastAsia"/>
        </w:rPr>
        <w:t>即登录页面，登录页面如图</w:t>
      </w:r>
      <w:r w:rsidR="0048185E" w:rsidRPr="0048185E">
        <w:rPr>
          <w:rFonts w:hint="eastAsia"/>
        </w:rPr>
        <w:t>5-1</w:t>
      </w:r>
      <w:r w:rsidR="0048185E">
        <w:rPr>
          <w:rFonts w:hint="eastAsia"/>
        </w:rPr>
        <w:t>所示</w:t>
      </w:r>
      <w:r w:rsidR="0048185E" w:rsidRPr="00A3267A">
        <w:t xml:space="preserve"> </w:t>
      </w:r>
    </w:p>
    <w:p w14:paraId="1483AECD" w14:textId="77777777" w:rsidR="00C76B89" w:rsidRDefault="004E27D5" w:rsidP="00585C97">
      <w:r>
        <w:rPr>
          <w:noProof/>
        </w:rPr>
        <w:drawing>
          <wp:anchor distT="0" distB="0" distL="114300" distR="114300" simplePos="0" relativeHeight="251629056" behindDoc="0" locked="0" layoutInCell="1" allowOverlap="1" wp14:anchorId="38C940A6" wp14:editId="1BC1E996">
            <wp:simplePos x="0" y="0"/>
            <wp:positionH relativeFrom="column">
              <wp:posOffset>10160</wp:posOffset>
            </wp:positionH>
            <wp:positionV relativeFrom="paragraph">
              <wp:posOffset>199390</wp:posOffset>
            </wp:positionV>
            <wp:extent cx="5939790" cy="3223895"/>
            <wp:effectExtent l="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3223895"/>
                    </a:xfrm>
                    <a:prstGeom prst="rect">
                      <a:avLst/>
                    </a:prstGeom>
                  </pic:spPr>
                </pic:pic>
              </a:graphicData>
            </a:graphic>
            <wp14:sizeRelH relativeFrom="page">
              <wp14:pctWidth>0</wp14:pctWidth>
            </wp14:sizeRelH>
            <wp14:sizeRelV relativeFrom="page">
              <wp14:pctHeight>0</wp14:pctHeight>
            </wp14:sizeRelV>
          </wp:anchor>
        </w:drawing>
      </w:r>
    </w:p>
    <w:p w14:paraId="1AD5A40D" w14:textId="77777777" w:rsidR="00C76B89" w:rsidRPr="009E7F68" w:rsidRDefault="00EA1B3B" w:rsidP="003351C1">
      <w:pPr>
        <w:spacing w:beforeLines="50" w:before="143" w:afterLines="50" w:after="143"/>
        <w:jc w:val="center"/>
        <w:rPr>
          <w:rFonts w:ascii="黑体" w:eastAsia="黑体" w:hAnsi="黑体" w:cs="黑体"/>
          <w:sz w:val="18"/>
          <w:szCs w:val="18"/>
        </w:rPr>
      </w:pPr>
      <w:r>
        <w:rPr>
          <w:rFonts w:ascii="黑体" w:eastAsia="黑体" w:hAnsi="黑体" w:cs="黑体" w:hint="eastAsia"/>
          <w:sz w:val="18"/>
          <w:szCs w:val="18"/>
        </w:rPr>
        <w:t xml:space="preserve"> </w:t>
      </w:r>
      <w:r w:rsidR="00C76B89" w:rsidRPr="009E7F68">
        <w:rPr>
          <w:rFonts w:ascii="黑体" w:eastAsia="黑体" w:hAnsi="黑体" w:cs="黑体" w:hint="eastAsia"/>
          <w:sz w:val="18"/>
          <w:szCs w:val="18"/>
        </w:rPr>
        <w:t>图5-1</w:t>
      </w:r>
      <w:r w:rsidR="004E27D5">
        <w:rPr>
          <w:rFonts w:ascii="黑体" w:eastAsia="黑体" w:hAnsi="黑体" w:cs="黑体" w:hint="eastAsia"/>
          <w:sz w:val="18"/>
          <w:szCs w:val="18"/>
        </w:rPr>
        <w:t>方舟游戏论坛系统</w:t>
      </w:r>
      <w:r w:rsidR="00405E42">
        <w:rPr>
          <w:rFonts w:ascii="黑体" w:eastAsia="黑体" w:hAnsi="黑体" w:cs="黑体" w:hint="eastAsia"/>
          <w:sz w:val="18"/>
          <w:szCs w:val="18"/>
        </w:rPr>
        <w:t>登录</w:t>
      </w:r>
      <w:r w:rsidR="00C76B89" w:rsidRPr="009E7F68">
        <w:rPr>
          <w:rFonts w:ascii="黑体" w:eastAsia="黑体" w:hAnsi="黑体" w:cs="黑体"/>
          <w:sz w:val="18"/>
          <w:szCs w:val="18"/>
        </w:rPr>
        <w:t>界面</w:t>
      </w:r>
      <w:r w:rsidR="00C76B89" w:rsidRPr="009E7F68">
        <w:rPr>
          <w:rFonts w:ascii="黑体" w:eastAsia="黑体" w:hAnsi="黑体" w:cs="黑体" w:hint="eastAsia"/>
          <w:sz w:val="18"/>
          <w:szCs w:val="18"/>
        </w:rPr>
        <w:t>图</w:t>
      </w:r>
    </w:p>
    <w:p w14:paraId="11033555" w14:textId="77777777" w:rsidR="00555A85" w:rsidRDefault="00BB778B" w:rsidP="00007E85">
      <w:pPr>
        <w:pStyle w:val="aff6"/>
        <w:ind w:firstLine="480"/>
      </w:pPr>
      <w:r>
        <w:rPr>
          <w:rFonts w:hint="eastAsia"/>
        </w:rPr>
        <w:t>用户输入登录信息，前台首先</w:t>
      </w:r>
      <w:r w:rsidR="001D4754">
        <w:rPr>
          <w:rFonts w:hint="eastAsia"/>
        </w:rPr>
        <w:t>会</w:t>
      </w:r>
      <w:r>
        <w:rPr>
          <w:rFonts w:hint="eastAsia"/>
        </w:rPr>
        <w:t>验证用户输入信息是否合法，当点击登录的时候</w:t>
      </w:r>
      <w:r w:rsidR="00310706">
        <w:rPr>
          <w:rFonts w:hint="eastAsia"/>
        </w:rPr>
        <w:t>，</w:t>
      </w:r>
      <w:r>
        <w:rPr>
          <w:rFonts w:hint="eastAsia"/>
        </w:rPr>
        <w:t>向后台发送一个</w:t>
      </w:r>
      <w:r>
        <w:rPr>
          <w:rFonts w:hint="eastAsia"/>
        </w:rPr>
        <w:t>ajax</w:t>
      </w:r>
      <w:r>
        <w:rPr>
          <w:rFonts w:hint="eastAsia"/>
        </w:rPr>
        <w:t>请求，如果后台验证成功，</w:t>
      </w:r>
      <w:r w:rsidR="001D4754">
        <w:rPr>
          <w:rFonts w:hint="eastAsia"/>
        </w:rPr>
        <w:t>会</w:t>
      </w:r>
      <w:r>
        <w:rPr>
          <w:rFonts w:hint="eastAsia"/>
        </w:rPr>
        <w:t>携带</w:t>
      </w:r>
      <w:r w:rsidR="001D4754">
        <w:rPr>
          <w:rFonts w:hint="eastAsia"/>
        </w:rPr>
        <w:t>带有</w:t>
      </w:r>
      <w:r>
        <w:rPr>
          <w:rFonts w:hint="eastAsia"/>
        </w:rPr>
        <w:t>用户令牌的</w:t>
      </w:r>
      <w:r>
        <w:rPr>
          <w:rFonts w:hint="eastAsia"/>
        </w:rPr>
        <w:t>cookie</w:t>
      </w:r>
      <w:r w:rsidR="001D4754">
        <w:rPr>
          <w:rFonts w:hint="eastAsia"/>
        </w:rPr>
        <w:t>响应给浏览器</w:t>
      </w:r>
      <w:r>
        <w:rPr>
          <w:rFonts w:hint="eastAsia"/>
        </w:rPr>
        <w:t>，并发送一个重定向代码，重定向路径即</w:t>
      </w:r>
      <w:r w:rsidR="001D4754">
        <w:rPr>
          <w:rFonts w:hint="eastAsia"/>
        </w:rPr>
        <w:t>为</w:t>
      </w:r>
      <w:r>
        <w:rPr>
          <w:rFonts w:hint="eastAsia"/>
        </w:rPr>
        <w:t>redirectUrl</w:t>
      </w:r>
      <w:r w:rsidR="001D4754">
        <w:rPr>
          <w:rFonts w:hint="eastAsia"/>
        </w:rPr>
        <w:t>参数，</w:t>
      </w:r>
      <w:r>
        <w:rPr>
          <w:rFonts w:hint="eastAsia"/>
        </w:rPr>
        <w:t>再次访问后台管理系统的主页，此次拦截器拦截请求的时候，用户携带了登录令牌，即可跳转入</w:t>
      </w:r>
      <w:r w:rsidR="001D4754">
        <w:rPr>
          <w:rFonts w:hint="eastAsia"/>
        </w:rPr>
        <w:t>后台首页</w:t>
      </w:r>
      <w:r>
        <w:rPr>
          <w:rFonts w:hint="eastAsia"/>
        </w:rPr>
        <w:t>。</w:t>
      </w:r>
      <w:r w:rsidR="001D4754">
        <w:rPr>
          <w:rFonts w:hint="eastAsia"/>
        </w:rPr>
        <w:t>后台首页如图</w:t>
      </w:r>
      <w:r w:rsidR="001D4754">
        <w:rPr>
          <w:rFonts w:hint="eastAsia"/>
        </w:rPr>
        <w:t>5-2</w:t>
      </w:r>
      <w:r w:rsidR="001D4754">
        <w:rPr>
          <w:rFonts w:hint="eastAsia"/>
        </w:rPr>
        <w:t>所示</w:t>
      </w:r>
      <w:r w:rsidR="00555A85">
        <w:rPr>
          <w:rFonts w:hint="eastAsia"/>
        </w:rPr>
        <w:t>。</w:t>
      </w:r>
    </w:p>
    <w:p w14:paraId="4321B09B" w14:textId="77777777" w:rsidR="00C76B89" w:rsidRPr="00555A85" w:rsidRDefault="00555A85" w:rsidP="00555A85">
      <w:pPr>
        <w:spacing w:line="360" w:lineRule="exact"/>
        <w:ind w:firstLineChars="200" w:firstLine="420"/>
        <w:rPr>
          <w:rFonts w:ascii="宋体" w:eastAsia="宋体" w:hAnsi="宋体" w:cs="宋体"/>
          <w:sz w:val="24"/>
          <w:szCs w:val="24"/>
        </w:rPr>
      </w:pPr>
      <w:r>
        <w:rPr>
          <w:noProof/>
        </w:rPr>
        <w:lastRenderedPageBreak/>
        <w:drawing>
          <wp:anchor distT="0" distB="0" distL="114300" distR="114300" simplePos="0" relativeHeight="251670016" behindDoc="0" locked="0" layoutInCell="1" allowOverlap="1" wp14:anchorId="792AEBB1" wp14:editId="7EA0DB16">
            <wp:simplePos x="0" y="0"/>
            <wp:positionH relativeFrom="column">
              <wp:posOffset>0</wp:posOffset>
            </wp:positionH>
            <wp:positionV relativeFrom="paragraph">
              <wp:posOffset>252095</wp:posOffset>
            </wp:positionV>
            <wp:extent cx="5939790" cy="3223895"/>
            <wp:effectExtent l="0" t="0" r="381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223895"/>
                    </a:xfrm>
                    <a:prstGeom prst="rect">
                      <a:avLst/>
                    </a:prstGeom>
                  </pic:spPr>
                </pic:pic>
              </a:graphicData>
            </a:graphic>
            <wp14:sizeRelH relativeFrom="page">
              <wp14:pctWidth>0</wp14:pctWidth>
            </wp14:sizeRelH>
            <wp14:sizeRelV relativeFrom="page">
              <wp14:pctHeight>0</wp14:pctHeight>
            </wp14:sizeRelV>
          </wp:anchor>
        </w:drawing>
      </w:r>
    </w:p>
    <w:p w14:paraId="7E810305" w14:textId="77777777" w:rsidR="00C76B89" w:rsidRPr="000F0276" w:rsidRDefault="00C76B89" w:rsidP="000F0276">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图5-2</w:t>
      </w:r>
      <w:r w:rsidR="00555A85">
        <w:rPr>
          <w:rFonts w:ascii="黑体" w:eastAsia="黑体" w:hAnsi="黑体" w:cs="黑体" w:hint="eastAsia"/>
          <w:sz w:val="18"/>
          <w:szCs w:val="18"/>
        </w:rPr>
        <w:t>后台管理系统</w:t>
      </w:r>
      <w:r w:rsidRPr="009E7F68">
        <w:rPr>
          <w:rFonts w:ascii="黑体" w:eastAsia="黑体" w:hAnsi="黑体" w:cs="黑体" w:hint="eastAsia"/>
          <w:sz w:val="18"/>
          <w:szCs w:val="18"/>
        </w:rPr>
        <w:t>主界面图</w:t>
      </w:r>
      <w:bookmarkStart w:id="87" w:name="_Toc397099406"/>
      <w:bookmarkStart w:id="88" w:name="_Toc483089469"/>
    </w:p>
    <w:p w14:paraId="365DD96B" w14:textId="77777777" w:rsidR="00C76B89" w:rsidRPr="00616128" w:rsidRDefault="00C76B89" w:rsidP="001B6365">
      <w:pPr>
        <w:pStyle w:val="3"/>
        <w:spacing w:beforeLines="100" w:before="286" w:afterLines="100" w:after="286" w:line="360" w:lineRule="exact"/>
        <w:jc w:val="left"/>
        <w:rPr>
          <w:rFonts w:ascii="黑体" w:eastAsia="黑体" w:hAnsi="黑体"/>
          <w:b w:val="0"/>
          <w:sz w:val="24"/>
          <w:szCs w:val="24"/>
        </w:rPr>
      </w:pPr>
      <w:bookmarkStart w:id="89" w:name="_Toc40901008"/>
      <w:r w:rsidRPr="00616128">
        <w:rPr>
          <w:rFonts w:ascii="黑体" w:eastAsia="黑体" w:hAnsi="黑体" w:hint="eastAsia"/>
          <w:b w:val="0"/>
          <w:sz w:val="24"/>
          <w:szCs w:val="24"/>
        </w:rPr>
        <w:t>5</w:t>
      </w:r>
      <w:r w:rsidRPr="00616128">
        <w:rPr>
          <w:rFonts w:ascii="黑体" w:eastAsia="黑体" w:hAnsi="黑体"/>
          <w:b w:val="0"/>
          <w:sz w:val="24"/>
          <w:szCs w:val="24"/>
        </w:rPr>
        <w:t>.</w:t>
      </w:r>
      <w:r w:rsidR="000F0276">
        <w:rPr>
          <w:rFonts w:ascii="黑体" w:eastAsia="黑体" w:hAnsi="黑体" w:hint="eastAsia"/>
          <w:b w:val="0"/>
          <w:sz w:val="24"/>
          <w:szCs w:val="24"/>
        </w:rPr>
        <w:t>1</w:t>
      </w:r>
      <w:r w:rsidRPr="00616128">
        <w:rPr>
          <w:rFonts w:ascii="黑体" w:eastAsia="黑体" w:hAnsi="黑体" w:hint="eastAsia"/>
          <w:b w:val="0"/>
          <w:sz w:val="24"/>
          <w:szCs w:val="24"/>
        </w:rPr>
        <w:t>.</w:t>
      </w:r>
      <w:r w:rsidR="000F0276">
        <w:rPr>
          <w:rFonts w:ascii="黑体" w:eastAsia="黑体" w:hAnsi="黑体" w:hint="eastAsia"/>
          <w:b w:val="0"/>
          <w:sz w:val="24"/>
          <w:szCs w:val="24"/>
        </w:rPr>
        <w:t>2</w:t>
      </w:r>
      <w:r w:rsidR="00392B3F">
        <w:rPr>
          <w:rFonts w:ascii="黑体" w:eastAsia="黑体" w:hAnsi="黑体" w:hint="eastAsia"/>
          <w:b w:val="0"/>
          <w:sz w:val="24"/>
          <w:szCs w:val="24"/>
        </w:rPr>
        <w:t xml:space="preserve"> </w:t>
      </w:r>
      <w:r w:rsidRPr="00616128">
        <w:rPr>
          <w:rFonts w:ascii="黑体" w:eastAsia="黑体" w:hAnsi="黑体" w:hint="eastAsia"/>
          <w:b w:val="0"/>
          <w:sz w:val="24"/>
          <w:szCs w:val="24"/>
        </w:rPr>
        <w:t>用户</w:t>
      </w:r>
      <w:r w:rsidR="00555A85">
        <w:rPr>
          <w:rFonts w:ascii="黑体" w:eastAsia="黑体" w:hAnsi="黑体" w:hint="eastAsia"/>
          <w:b w:val="0"/>
          <w:sz w:val="24"/>
          <w:szCs w:val="24"/>
        </w:rPr>
        <w:t>信息管理</w:t>
      </w:r>
      <w:r w:rsidRPr="00616128">
        <w:rPr>
          <w:rFonts w:ascii="黑体" w:eastAsia="黑体" w:hAnsi="黑体"/>
          <w:b w:val="0"/>
          <w:sz w:val="24"/>
          <w:szCs w:val="24"/>
        </w:rPr>
        <w:t>模块</w:t>
      </w:r>
      <w:bookmarkEnd w:id="86"/>
      <w:bookmarkEnd w:id="87"/>
      <w:bookmarkEnd w:id="88"/>
      <w:bookmarkEnd w:id="89"/>
    </w:p>
    <w:p w14:paraId="496AA86D" w14:textId="314BFFE6" w:rsidR="00C76B89" w:rsidRPr="00C159D4" w:rsidRDefault="00127969" w:rsidP="00007E85">
      <w:pPr>
        <w:pStyle w:val="aff6"/>
        <w:ind w:firstLine="480"/>
      </w:pPr>
      <w:r>
        <w:rPr>
          <w:rFonts w:hint="eastAsia"/>
        </w:rPr>
        <w:t>选择</w:t>
      </w:r>
      <w:r w:rsidR="00585C97">
        <w:rPr>
          <w:rFonts w:hint="eastAsia"/>
        </w:rPr>
        <w:t>上侧</w:t>
      </w:r>
      <w:r>
        <w:rPr>
          <w:rFonts w:hint="eastAsia"/>
        </w:rPr>
        <w:t>导航栏的用户中心选项卡，左侧导航栏会出现用户信息和收藏管理选项卡。点击用户信息，即可进入用户信息管理中心。用户信息管理中心显示的是所有用户的详细信息，可以按照用户名来进行检索用户。</w:t>
      </w:r>
      <w:r w:rsidR="00A00B9F">
        <w:rPr>
          <w:rFonts w:hint="eastAsia"/>
        </w:rPr>
        <w:t>当用户信息比较多的时候，即可选择分页查看。右侧操作栏中可以编辑用户信息，启用废弃用户，和删除用户。选择指定用户，可批量删除。点击添加用户，可录入新的用户信息。用户管理界面</w:t>
      </w:r>
      <w:r w:rsidR="00C76B89">
        <w:rPr>
          <w:rFonts w:hint="eastAsia"/>
        </w:rPr>
        <w:t>如</w:t>
      </w:r>
      <w:r w:rsidR="00C76B89" w:rsidRPr="00C159D4">
        <w:rPr>
          <w:rFonts w:hint="eastAsia"/>
        </w:rPr>
        <w:t>图</w:t>
      </w:r>
      <w:r w:rsidR="00C76B89">
        <w:rPr>
          <w:rFonts w:hint="eastAsia"/>
        </w:rPr>
        <w:t>5-</w:t>
      </w:r>
      <w:r w:rsidR="00AE00F7">
        <w:rPr>
          <w:rFonts w:hint="eastAsia"/>
        </w:rPr>
        <w:t>3</w:t>
      </w:r>
      <w:r w:rsidR="00390CB1">
        <w:rPr>
          <w:rFonts w:hint="eastAsia"/>
        </w:rPr>
        <w:t>所示</w:t>
      </w:r>
      <w:r w:rsidR="00C76B89">
        <w:rPr>
          <w:rFonts w:hint="eastAsia"/>
        </w:rPr>
        <w:t>。</w:t>
      </w:r>
      <w:r w:rsidR="00A00B9F">
        <w:rPr>
          <w:rFonts w:hint="eastAsia"/>
        </w:rPr>
        <w:t>添加编辑用户界面如图</w:t>
      </w:r>
      <w:r w:rsidR="00A00B9F">
        <w:rPr>
          <w:rFonts w:hint="eastAsia"/>
        </w:rPr>
        <w:t>5-</w:t>
      </w:r>
      <w:r w:rsidR="00AE00F7">
        <w:rPr>
          <w:rFonts w:hint="eastAsia"/>
        </w:rPr>
        <w:t>4</w:t>
      </w:r>
      <w:r w:rsidR="00A00B9F">
        <w:rPr>
          <w:rFonts w:hint="eastAsia"/>
        </w:rPr>
        <w:t>所示</w:t>
      </w:r>
      <w:r w:rsidR="00CA0DDF">
        <w:rPr>
          <w:rFonts w:hint="eastAsia"/>
        </w:rPr>
        <w:t>。</w:t>
      </w:r>
    </w:p>
    <w:p w14:paraId="1BCC2D2D" w14:textId="77777777" w:rsidR="00C76B89" w:rsidRDefault="00007E85" w:rsidP="006F75F2">
      <w:pPr>
        <w:ind w:firstLineChars="300" w:firstLine="630"/>
      </w:pPr>
      <w:r>
        <w:rPr>
          <w:noProof/>
        </w:rPr>
        <w:drawing>
          <wp:anchor distT="0" distB="0" distL="114300" distR="114300" simplePos="0" relativeHeight="251678208" behindDoc="0" locked="0" layoutInCell="1" allowOverlap="1" wp14:anchorId="7C01C982" wp14:editId="6B9C7D6E">
            <wp:simplePos x="0" y="0"/>
            <wp:positionH relativeFrom="column">
              <wp:posOffset>3810</wp:posOffset>
            </wp:positionH>
            <wp:positionV relativeFrom="paragraph">
              <wp:posOffset>214630</wp:posOffset>
            </wp:positionV>
            <wp:extent cx="5939790" cy="3223895"/>
            <wp:effectExtent l="0" t="0" r="381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3223895"/>
                    </a:xfrm>
                    <a:prstGeom prst="rect">
                      <a:avLst/>
                    </a:prstGeom>
                  </pic:spPr>
                </pic:pic>
              </a:graphicData>
            </a:graphic>
            <wp14:sizeRelH relativeFrom="page">
              <wp14:pctWidth>0</wp14:pctWidth>
            </wp14:sizeRelH>
            <wp14:sizeRelV relativeFrom="page">
              <wp14:pctHeight>0</wp14:pctHeight>
            </wp14:sizeRelV>
          </wp:anchor>
        </w:drawing>
      </w:r>
    </w:p>
    <w:p w14:paraId="02EDC715" w14:textId="77777777" w:rsidR="00C76B89" w:rsidRDefault="003535E8" w:rsidP="003351C1">
      <w:pPr>
        <w:spacing w:beforeLines="50" w:before="143" w:afterLines="50" w:after="143"/>
        <w:jc w:val="center"/>
        <w:rPr>
          <w:rFonts w:ascii="黑体" w:eastAsia="黑体" w:hAnsi="黑体" w:cs="黑体"/>
          <w:sz w:val="18"/>
          <w:szCs w:val="18"/>
        </w:rPr>
      </w:pPr>
      <w:r>
        <w:rPr>
          <w:noProof/>
        </w:rPr>
        <w:lastRenderedPageBreak/>
        <w:drawing>
          <wp:anchor distT="0" distB="0" distL="114300" distR="114300" simplePos="0" relativeHeight="251680256" behindDoc="0" locked="0" layoutInCell="1" allowOverlap="1" wp14:anchorId="6D84D2E1" wp14:editId="1B9AED90">
            <wp:simplePos x="0" y="0"/>
            <wp:positionH relativeFrom="column">
              <wp:posOffset>1905</wp:posOffset>
            </wp:positionH>
            <wp:positionV relativeFrom="paragraph">
              <wp:posOffset>376115</wp:posOffset>
            </wp:positionV>
            <wp:extent cx="5939790" cy="3395345"/>
            <wp:effectExtent l="0" t="0" r="381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395345"/>
                    </a:xfrm>
                    <a:prstGeom prst="rect">
                      <a:avLst/>
                    </a:prstGeom>
                  </pic:spPr>
                </pic:pic>
              </a:graphicData>
            </a:graphic>
          </wp:anchor>
        </w:drawing>
      </w:r>
      <w:r w:rsidR="00C76B89" w:rsidRPr="009E7F68">
        <w:rPr>
          <w:rFonts w:ascii="黑体" w:eastAsia="黑体" w:hAnsi="黑体" w:cs="黑体" w:hint="eastAsia"/>
          <w:sz w:val="18"/>
          <w:szCs w:val="18"/>
        </w:rPr>
        <w:t>图5-</w:t>
      </w:r>
      <w:r w:rsidR="00AE00F7">
        <w:rPr>
          <w:rFonts w:ascii="黑体" w:eastAsia="黑体" w:hAnsi="黑体" w:cs="黑体" w:hint="eastAsia"/>
          <w:sz w:val="18"/>
          <w:szCs w:val="18"/>
        </w:rPr>
        <w:t>3</w:t>
      </w:r>
      <w:r w:rsidR="00C76B89" w:rsidRPr="009E7F68">
        <w:rPr>
          <w:rFonts w:ascii="黑体" w:eastAsia="黑体" w:hAnsi="黑体" w:cs="黑体" w:hint="eastAsia"/>
          <w:sz w:val="18"/>
          <w:szCs w:val="18"/>
        </w:rPr>
        <w:t>用户</w:t>
      </w:r>
      <w:r w:rsidR="00AE00F7">
        <w:rPr>
          <w:rFonts w:ascii="黑体" w:eastAsia="黑体" w:hAnsi="黑体" w:cs="黑体" w:hint="eastAsia"/>
          <w:sz w:val="18"/>
          <w:szCs w:val="18"/>
        </w:rPr>
        <w:t>信息</w:t>
      </w:r>
      <w:r w:rsidR="00C76B89" w:rsidRPr="009E7F68">
        <w:rPr>
          <w:rFonts w:ascii="黑体" w:eastAsia="黑体" w:hAnsi="黑体" w:cs="黑体"/>
          <w:sz w:val="18"/>
          <w:szCs w:val="18"/>
        </w:rPr>
        <w:t>管理界面图</w:t>
      </w:r>
    </w:p>
    <w:p w14:paraId="76FB18CA" w14:textId="77777777" w:rsidR="003535E8" w:rsidRPr="009E7F68" w:rsidRDefault="003535E8"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w:t>
      </w:r>
      <w:r>
        <w:rPr>
          <w:rFonts w:ascii="黑体" w:eastAsia="黑体" w:hAnsi="黑体" w:cs="黑体" w:hint="eastAsia"/>
          <w:sz w:val="18"/>
          <w:szCs w:val="18"/>
        </w:rPr>
        <w:t>3</w:t>
      </w:r>
      <w:r w:rsidRPr="009E7F68">
        <w:rPr>
          <w:rFonts w:ascii="黑体" w:eastAsia="黑体" w:hAnsi="黑体" w:cs="黑体" w:hint="eastAsia"/>
          <w:sz w:val="18"/>
          <w:szCs w:val="18"/>
        </w:rPr>
        <w:t>用户</w:t>
      </w:r>
      <w:r>
        <w:rPr>
          <w:rFonts w:ascii="黑体" w:eastAsia="黑体" w:hAnsi="黑体" w:cs="黑体" w:hint="eastAsia"/>
          <w:sz w:val="18"/>
          <w:szCs w:val="18"/>
        </w:rPr>
        <w:t>信息添加或修改</w:t>
      </w:r>
      <w:r w:rsidRPr="009E7F68">
        <w:rPr>
          <w:rFonts w:ascii="黑体" w:eastAsia="黑体" w:hAnsi="黑体" w:cs="黑体"/>
          <w:sz w:val="18"/>
          <w:szCs w:val="18"/>
        </w:rPr>
        <w:t>管理界面图</w:t>
      </w:r>
    </w:p>
    <w:p w14:paraId="19F2E503" w14:textId="77777777" w:rsidR="00C76B89" w:rsidRPr="00616128" w:rsidRDefault="00C76B89" w:rsidP="001B6365">
      <w:pPr>
        <w:pStyle w:val="3"/>
        <w:spacing w:beforeLines="100" w:before="286" w:afterLines="100" w:after="286" w:line="360" w:lineRule="exact"/>
        <w:jc w:val="left"/>
        <w:rPr>
          <w:rFonts w:ascii="黑体" w:eastAsia="黑体" w:hAnsi="黑体"/>
          <w:b w:val="0"/>
          <w:sz w:val="24"/>
          <w:szCs w:val="24"/>
        </w:rPr>
      </w:pPr>
      <w:bookmarkStart w:id="90" w:name="_Toc397099407"/>
      <w:bookmarkStart w:id="91" w:name="_Toc483089470"/>
      <w:bookmarkStart w:id="92" w:name="_Toc40901009"/>
      <w:r w:rsidRPr="00616128">
        <w:rPr>
          <w:rFonts w:ascii="黑体" w:eastAsia="黑体" w:hAnsi="黑体" w:hint="eastAsia"/>
          <w:b w:val="0"/>
          <w:sz w:val="24"/>
          <w:szCs w:val="24"/>
        </w:rPr>
        <w:t>5.</w:t>
      </w:r>
      <w:r w:rsidR="000F0276">
        <w:rPr>
          <w:rFonts w:ascii="黑体" w:eastAsia="黑体" w:hAnsi="黑体" w:hint="eastAsia"/>
          <w:b w:val="0"/>
          <w:sz w:val="24"/>
          <w:szCs w:val="24"/>
        </w:rPr>
        <w:t>1</w:t>
      </w:r>
      <w:r>
        <w:rPr>
          <w:rFonts w:ascii="黑体" w:eastAsia="黑体" w:hAnsi="黑体" w:hint="eastAsia"/>
          <w:b w:val="0"/>
          <w:sz w:val="24"/>
          <w:szCs w:val="24"/>
        </w:rPr>
        <w:t>.</w:t>
      </w:r>
      <w:r w:rsidR="000F0276">
        <w:rPr>
          <w:rFonts w:ascii="黑体" w:eastAsia="黑体" w:hAnsi="黑体" w:hint="eastAsia"/>
          <w:b w:val="0"/>
          <w:sz w:val="24"/>
          <w:szCs w:val="24"/>
        </w:rPr>
        <w:t>3</w:t>
      </w:r>
      <w:r w:rsidR="00392B3F">
        <w:rPr>
          <w:rFonts w:ascii="黑体" w:eastAsia="黑体" w:hAnsi="黑体" w:hint="eastAsia"/>
          <w:b w:val="0"/>
          <w:sz w:val="24"/>
          <w:szCs w:val="24"/>
        </w:rPr>
        <w:t xml:space="preserve"> </w:t>
      </w:r>
      <w:r w:rsidR="007D3E90">
        <w:rPr>
          <w:rFonts w:ascii="黑体" w:eastAsia="黑体" w:hAnsi="黑体" w:hint="eastAsia"/>
          <w:b w:val="0"/>
          <w:sz w:val="24"/>
          <w:szCs w:val="24"/>
        </w:rPr>
        <w:t>用户收藏管理</w:t>
      </w:r>
      <w:r w:rsidRPr="00616128">
        <w:rPr>
          <w:rFonts w:ascii="黑体" w:eastAsia="黑体" w:hAnsi="黑体" w:hint="eastAsia"/>
          <w:b w:val="0"/>
          <w:sz w:val="24"/>
          <w:szCs w:val="24"/>
        </w:rPr>
        <w:t>模块</w:t>
      </w:r>
      <w:bookmarkEnd w:id="90"/>
      <w:bookmarkEnd w:id="91"/>
      <w:bookmarkEnd w:id="92"/>
    </w:p>
    <w:p w14:paraId="16487697" w14:textId="77777777" w:rsidR="00C76B89" w:rsidRPr="000D3850" w:rsidRDefault="000D3850" w:rsidP="00007E85">
      <w:pPr>
        <w:pStyle w:val="aff6"/>
        <w:ind w:firstLine="480"/>
      </w:pPr>
      <w:r>
        <w:rPr>
          <w:noProof/>
        </w:rPr>
        <w:drawing>
          <wp:anchor distT="0" distB="0" distL="114300" distR="114300" simplePos="0" relativeHeight="251635200" behindDoc="0" locked="0" layoutInCell="1" allowOverlap="1" wp14:anchorId="21986F7A" wp14:editId="6FF95DB4">
            <wp:simplePos x="0" y="0"/>
            <wp:positionH relativeFrom="column">
              <wp:posOffset>2100</wp:posOffset>
            </wp:positionH>
            <wp:positionV relativeFrom="paragraph">
              <wp:posOffset>772160</wp:posOffset>
            </wp:positionV>
            <wp:extent cx="5939790" cy="3090545"/>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3090545"/>
                    </a:xfrm>
                    <a:prstGeom prst="rect">
                      <a:avLst/>
                    </a:prstGeom>
                  </pic:spPr>
                </pic:pic>
              </a:graphicData>
            </a:graphic>
            <wp14:sizeRelH relativeFrom="page">
              <wp14:pctWidth>0</wp14:pctWidth>
            </wp14:sizeRelH>
            <wp14:sizeRelV relativeFrom="page">
              <wp14:pctHeight>0</wp14:pctHeight>
            </wp14:sizeRelV>
          </wp:anchor>
        </w:drawing>
      </w:r>
      <w:r w:rsidR="007D3E90">
        <w:rPr>
          <w:rFonts w:hint="eastAsia"/>
        </w:rPr>
        <w:t>在用户中心的子导航栏中，选择收藏管理，即可打开收藏管理页面。在收藏管理页面中，可以根据用户</w:t>
      </w:r>
      <w:r w:rsidR="007D3E90">
        <w:rPr>
          <w:rFonts w:hint="eastAsia"/>
        </w:rPr>
        <w:t>id</w:t>
      </w:r>
      <w:r w:rsidR="007D3E90">
        <w:rPr>
          <w:rFonts w:hint="eastAsia"/>
        </w:rPr>
        <w:t>搜索指定用户的收藏内容。同样可以编辑用户收藏内容。选择多个收藏，可批量删除。具体管理页面</w:t>
      </w:r>
      <w:r w:rsidR="00C76B89">
        <w:rPr>
          <w:rFonts w:hint="eastAsia"/>
        </w:rPr>
        <w:t>如图</w:t>
      </w:r>
      <w:r w:rsidR="00C76B89">
        <w:rPr>
          <w:rFonts w:hint="eastAsia"/>
        </w:rPr>
        <w:t>5-</w:t>
      </w:r>
      <w:r w:rsidR="00263F9B">
        <w:rPr>
          <w:rFonts w:hint="eastAsia"/>
        </w:rPr>
        <w:t>4</w:t>
      </w:r>
      <w:r w:rsidR="00390CB1">
        <w:rPr>
          <w:rFonts w:hint="eastAsia"/>
        </w:rPr>
        <w:t>所示</w:t>
      </w:r>
      <w:r w:rsidR="00C76B89">
        <w:rPr>
          <w:rFonts w:hint="eastAsia"/>
        </w:rPr>
        <w:t>。</w:t>
      </w:r>
    </w:p>
    <w:p w14:paraId="74FA31CE"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w:t>
      </w:r>
      <w:r w:rsidR="007D3E90">
        <w:rPr>
          <w:rFonts w:ascii="黑体" w:eastAsia="黑体" w:hAnsi="黑体" w:cs="黑体" w:hint="eastAsia"/>
          <w:sz w:val="18"/>
          <w:szCs w:val="18"/>
        </w:rPr>
        <w:t>-4</w:t>
      </w:r>
      <w:r w:rsidR="00C632B3">
        <w:rPr>
          <w:rFonts w:ascii="黑体" w:eastAsia="黑体" w:hAnsi="黑体" w:cs="黑体" w:hint="eastAsia"/>
          <w:sz w:val="18"/>
          <w:szCs w:val="18"/>
        </w:rPr>
        <w:t>用户收藏</w:t>
      </w:r>
      <w:r w:rsidRPr="009E7F68">
        <w:rPr>
          <w:rFonts w:ascii="黑体" w:eastAsia="黑体" w:hAnsi="黑体" w:cs="黑体" w:hint="eastAsia"/>
          <w:sz w:val="18"/>
          <w:szCs w:val="18"/>
        </w:rPr>
        <w:t>管理界面</w:t>
      </w:r>
      <w:r w:rsidRPr="009E7F68">
        <w:rPr>
          <w:rFonts w:ascii="黑体" w:eastAsia="黑体" w:hAnsi="黑体" w:cs="黑体"/>
          <w:sz w:val="18"/>
          <w:szCs w:val="18"/>
        </w:rPr>
        <w:t>图</w:t>
      </w:r>
    </w:p>
    <w:p w14:paraId="3D559975" w14:textId="77777777" w:rsidR="00C76B89" w:rsidRPr="00616128" w:rsidRDefault="00C76B89" w:rsidP="001B6365">
      <w:pPr>
        <w:pStyle w:val="3"/>
        <w:spacing w:beforeLines="100" w:before="286" w:afterLines="100" w:after="286" w:line="360" w:lineRule="exact"/>
        <w:jc w:val="left"/>
        <w:rPr>
          <w:rFonts w:ascii="黑体" w:eastAsia="黑体" w:hAnsi="黑体"/>
          <w:b w:val="0"/>
          <w:sz w:val="24"/>
          <w:szCs w:val="24"/>
        </w:rPr>
      </w:pPr>
      <w:bookmarkStart w:id="93" w:name="_Toc397099408"/>
      <w:bookmarkStart w:id="94" w:name="_Toc483089471"/>
      <w:bookmarkStart w:id="95" w:name="_Toc40901010"/>
      <w:r w:rsidRPr="00616128">
        <w:rPr>
          <w:rFonts w:ascii="黑体" w:eastAsia="黑体" w:hAnsi="黑体" w:hint="eastAsia"/>
          <w:b w:val="0"/>
          <w:sz w:val="24"/>
          <w:szCs w:val="24"/>
        </w:rPr>
        <w:lastRenderedPageBreak/>
        <w:t>5.</w:t>
      </w:r>
      <w:r w:rsidR="000F0276">
        <w:rPr>
          <w:rFonts w:ascii="黑体" w:eastAsia="黑体" w:hAnsi="黑体" w:hint="eastAsia"/>
          <w:b w:val="0"/>
          <w:sz w:val="24"/>
          <w:szCs w:val="24"/>
        </w:rPr>
        <w:t>1.4</w:t>
      </w:r>
      <w:r w:rsidRPr="00616128">
        <w:rPr>
          <w:rFonts w:ascii="黑体" w:eastAsia="黑体" w:hAnsi="黑体" w:hint="eastAsia"/>
          <w:b w:val="0"/>
          <w:sz w:val="24"/>
          <w:szCs w:val="24"/>
        </w:rPr>
        <w:t xml:space="preserve"> </w:t>
      </w:r>
      <w:r w:rsidR="006454D8">
        <w:rPr>
          <w:rFonts w:ascii="黑体" w:eastAsia="黑体" w:hAnsi="黑体" w:hint="eastAsia"/>
          <w:b w:val="0"/>
          <w:sz w:val="24"/>
          <w:szCs w:val="24"/>
        </w:rPr>
        <w:t>帖子信息</w:t>
      </w:r>
      <w:r w:rsidRPr="00616128">
        <w:rPr>
          <w:rFonts w:ascii="黑体" w:eastAsia="黑体" w:hAnsi="黑体" w:hint="eastAsia"/>
          <w:b w:val="0"/>
          <w:sz w:val="24"/>
          <w:szCs w:val="24"/>
        </w:rPr>
        <w:t>管理模块</w:t>
      </w:r>
      <w:bookmarkEnd w:id="93"/>
      <w:bookmarkEnd w:id="94"/>
      <w:bookmarkEnd w:id="95"/>
    </w:p>
    <w:p w14:paraId="17ECED75" w14:textId="77777777" w:rsidR="00F564E9" w:rsidRPr="00864E63" w:rsidRDefault="00864E63" w:rsidP="00007E85">
      <w:pPr>
        <w:pStyle w:val="aff6"/>
        <w:ind w:firstLine="480"/>
      </w:pPr>
      <w:r>
        <w:rPr>
          <w:noProof/>
        </w:rPr>
        <w:drawing>
          <wp:anchor distT="0" distB="0" distL="114300" distR="114300" simplePos="0" relativeHeight="251644416" behindDoc="0" locked="0" layoutInCell="1" allowOverlap="1" wp14:anchorId="4C8CC00C" wp14:editId="4EB0575D">
            <wp:simplePos x="0" y="0"/>
            <wp:positionH relativeFrom="column">
              <wp:posOffset>1905</wp:posOffset>
            </wp:positionH>
            <wp:positionV relativeFrom="paragraph">
              <wp:posOffset>1161366</wp:posOffset>
            </wp:positionV>
            <wp:extent cx="5939790" cy="2977515"/>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977515"/>
                    </a:xfrm>
                    <a:prstGeom prst="rect">
                      <a:avLst/>
                    </a:prstGeom>
                  </pic:spPr>
                </pic:pic>
              </a:graphicData>
            </a:graphic>
            <wp14:sizeRelH relativeFrom="page">
              <wp14:pctWidth>0</wp14:pctWidth>
            </wp14:sizeRelH>
            <wp14:sizeRelV relativeFrom="page">
              <wp14:pctHeight>0</wp14:pctHeight>
            </wp14:sizeRelV>
          </wp:anchor>
        </w:drawing>
      </w:r>
      <w:r w:rsidR="00C76B89" w:rsidRPr="00C159D4">
        <w:rPr>
          <w:rFonts w:hint="eastAsia"/>
        </w:rPr>
        <w:t>选择</w:t>
      </w:r>
      <w:r w:rsidR="006454D8">
        <w:rPr>
          <w:rFonts w:hint="eastAsia"/>
        </w:rPr>
        <w:t>上侧</w:t>
      </w:r>
      <w:r w:rsidR="00C76B89" w:rsidRPr="00C159D4">
        <w:t>导航</w:t>
      </w:r>
      <w:r w:rsidR="00C76B89" w:rsidRPr="00C159D4">
        <w:rPr>
          <w:rFonts w:hint="eastAsia"/>
        </w:rPr>
        <w:t>菜单栏“</w:t>
      </w:r>
      <w:r w:rsidR="006454D8">
        <w:rPr>
          <w:rFonts w:hint="eastAsia"/>
        </w:rPr>
        <w:t>内容管理</w:t>
      </w:r>
      <w:r w:rsidR="00C76B89" w:rsidRPr="00C159D4">
        <w:rPr>
          <w:rFonts w:hint="eastAsia"/>
        </w:rPr>
        <w:t>”进入该模块后，</w:t>
      </w:r>
      <w:r w:rsidR="006454D8">
        <w:rPr>
          <w:rFonts w:hint="eastAsia"/>
        </w:rPr>
        <w:t>可以看到左侧有文章列表的字导航，选择文章列表子导航，即可进入帖子内容管理模块。在搜索栏中，可键入文章标题模糊搜索一篇帖子，也可键入用户名，搜索指定用户发布的帖子。列表可将指定文章置顶，编辑、删除。选择多篇文章，可批量删除文章。</w:t>
      </w:r>
      <w:r w:rsidR="00787E6E">
        <w:rPr>
          <w:rFonts w:hint="eastAsia"/>
        </w:rPr>
        <w:t>在文章过多时，也可分页显示。文章展示</w:t>
      </w:r>
      <w:r w:rsidR="000D519E">
        <w:rPr>
          <w:rFonts w:hint="eastAsia"/>
        </w:rPr>
        <w:t>如图</w:t>
      </w:r>
      <w:r w:rsidR="000D519E">
        <w:rPr>
          <w:rFonts w:hint="eastAsia"/>
        </w:rPr>
        <w:t>5-</w:t>
      </w:r>
      <w:r w:rsidR="00787E6E">
        <w:rPr>
          <w:rFonts w:hint="eastAsia"/>
        </w:rPr>
        <w:t>5</w:t>
      </w:r>
      <w:r w:rsidR="000D519E">
        <w:rPr>
          <w:rFonts w:hint="eastAsia"/>
        </w:rPr>
        <w:t>所示</w:t>
      </w:r>
      <w:r w:rsidR="00787E6E">
        <w:rPr>
          <w:rFonts w:hint="eastAsia"/>
        </w:rPr>
        <w:t>。</w:t>
      </w:r>
    </w:p>
    <w:p w14:paraId="775E4DB5" w14:textId="77777777" w:rsidR="00D33432" w:rsidRDefault="00D33432" w:rsidP="00D33432">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w:t>
      </w:r>
      <w:r w:rsidR="007114E7">
        <w:rPr>
          <w:rFonts w:ascii="黑体" w:eastAsia="黑体" w:hAnsi="黑体" w:cs="黑体" w:hint="eastAsia"/>
          <w:sz w:val="18"/>
          <w:szCs w:val="18"/>
        </w:rPr>
        <w:t>5帖子详情列表展示</w:t>
      </w:r>
      <w:r w:rsidRPr="009E7F68">
        <w:rPr>
          <w:rFonts w:ascii="黑体" w:eastAsia="黑体" w:hAnsi="黑体" w:cs="黑体"/>
          <w:sz w:val="18"/>
          <w:szCs w:val="18"/>
        </w:rPr>
        <w:t>图</w:t>
      </w:r>
    </w:p>
    <w:p w14:paraId="77D81F66" w14:textId="77777777" w:rsidR="00864E63" w:rsidRDefault="00864E63" w:rsidP="00007E85">
      <w:pPr>
        <w:pStyle w:val="aff6"/>
        <w:ind w:firstLine="480"/>
      </w:pPr>
      <w:r>
        <w:rPr>
          <w:noProof/>
        </w:rPr>
        <w:drawing>
          <wp:anchor distT="0" distB="0" distL="114300" distR="114300" simplePos="0" relativeHeight="251648512" behindDoc="0" locked="0" layoutInCell="1" allowOverlap="1" wp14:anchorId="5E145DCE" wp14:editId="4E5F8B91">
            <wp:simplePos x="0" y="0"/>
            <wp:positionH relativeFrom="column">
              <wp:posOffset>-92124</wp:posOffset>
            </wp:positionH>
            <wp:positionV relativeFrom="paragraph">
              <wp:posOffset>828040</wp:posOffset>
            </wp:positionV>
            <wp:extent cx="5939790" cy="3089275"/>
            <wp:effectExtent l="0" t="0" r="381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790" cy="3089275"/>
                    </a:xfrm>
                    <a:prstGeom prst="rect">
                      <a:avLst/>
                    </a:prstGeom>
                  </pic:spPr>
                </pic:pic>
              </a:graphicData>
            </a:graphic>
            <wp14:sizeRelH relativeFrom="page">
              <wp14:pctWidth>0</wp14:pctWidth>
            </wp14:sizeRelH>
            <wp14:sizeRelV relativeFrom="page">
              <wp14:pctHeight>0</wp14:pctHeight>
            </wp14:sizeRelV>
          </wp:anchor>
        </w:drawing>
      </w:r>
      <w:r w:rsidRPr="00864E63">
        <w:rPr>
          <w:rFonts w:hint="eastAsia"/>
        </w:rPr>
        <w:t>选择添加文章，或者编辑文章，可添加或者编辑一篇文章</w:t>
      </w:r>
      <w:r>
        <w:rPr>
          <w:rFonts w:hint="eastAsia"/>
        </w:rPr>
        <w:t>。添加文章的时候，可下拉用户列表，选择文章属于哪个用户发布，如果下拉列表中不存在，可键入搜索指定用户。板块操作类似。右侧分类标签中，可键入关键字为文章分类。操作详情如图</w:t>
      </w:r>
      <w:r>
        <w:rPr>
          <w:rFonts w:hint="eastAsia"/>
        </w:rPr>
        <w:t>5-6</w:t>
      </w:r>
      <w:r>
        <w:rPr>
          <w:rFonts w:hint="eastAsia"/>
        </w:rPr>
        <w:t>所示。</w:t>
      </w:r>
    </w:p>
    <w:p w14:paraId="393975A1" w14:textId="77777777" w:rsidR="00864E63" w:rsidRPr="00864E63" w:rsidRDefault="00864E63" w:rsidP="00864E63">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lastRenderedPageBreak/>
        <w:t>图5-</w:t>
      </w:r>
      <w:r>
        <w:rPr>
          <w:rFonts w:ascii="黑体" w:eastAsia="黑体" w:hAnsi="黑体" w:cs="黑体" w:hint="eastAsia"/>
          <w:sz w:val="18"/>
          <w:szCs w:val="18"/>
        </w:rPr>
        <w:t>6帖子添加编辑展示</w:t>
      </w:r>
      <w:r w:rsidRPr="009E7F68">
        <w:rPr>
          <w:rFonts w:ascii="黑体" w:eastAsia="黑体" w:hAnsi="黑体" w:cs="黑体"/>
          <w:sz w:val="18"/>
          <w:szCs w:val="18"/>
        </w:rPr>
        <w:t>图</w:t>
      </w:r>
    </w:p>
    <w:p w14:paraId="6C6278C7" w14:textId="77777777" w:rsidR="00C76B89" w:rsidRPr="00A55A06" w:rsidRDefault="00C76B89" w:rsidP="001B6365">
      <w:pPr>
        <w:pStyle w:val="3"/>
        <w:spacing w:beforeLines="100" w:before="286" w:afterLines="100" w:after="286" w:line="360" w:lineRule="exact"/>
        <w:jc w:val="left"/>
        <w:rPr>
          <w:rFonts w:ascii="黑体" w:eastAsia="黑体" w:hAnsi="黑体"/>
          <w:b w:val="0"/>
          <w:sz w:val="24"/>
          <w:szCs w:val="24"/>
        </w:rPr>
      </w:pPr>
      <w:bookmarkStart w:id="96" w:name="_Toc397099409"/>
      <w:bookmarkStart w:id="97" w:name="_Toc483089472"/>
      <w:bookmarkStart w:id="98" w:name="_Toc40901011"/>
      <w:r w:rsidRPr="00A55A06">
        <w:rPr>
          <w:rFonts w:ascii="黑体" w:eastAsia="黑体" w:hAnsi="黑体" w:hint="eastAsia"/>
          <w:b w:val="0"/>
          <w:sz w:val="24"/>
          <w:szCs w:val="24"/>
        </w:rPr>
        <w:t>5</w:t>
      </w:r>
      <w:r>
        <w:rPr>
          <w:rFonts w:ascii="黑体" w:eastAsia="黑体" w:hAnsi="黑体" w:hint="eastAsia"/>
          <w:b w:val="0"/>
          <w:sz w:val="24"/>
          <w:szCs w:val="24"/>
        </w:rPr>
        <w:t>.</w:t>
      </w:r>
      <w:r w:rsidR="000F0276">
        <w:rPr>
          <w:rFonts w:ascii="黑体" w:eastAsia="黑体" w:hAnsi="黑体" w:hint="eastAsia"/>
          <w:b w:val="0"/>
          <w:sz w:val="24"/>
          <w:szCs w:val="24"/>
        </w:rPr>
        <w:t>1.5</w:t>
      </w:r>
      <w:r w:rsidRPr="00A55A06">
        <w:rPr>
          <w:rFonts w:ascii="黑体" w:eastAsia="黑体" w:hAnsi="黑体" w:hint="eastAsia"/>
          <w:b w:val="0"/>
          <w:sz w:val="24"/>
          <w:szCs w:val="24"/>
        </w:rPr>
        <w:t xml:space="preserve"> </w:t>
      </w:r>
      <w:r w:rsidR="00864E63">
        <w:rPr>
          <w:rFonts w:ascii="黑体" w:eastAsia="黑体" w:hAnsi="黑体" w:hint="eastAsia"/>
          <w:b w:val="0"/>
          <w:sz w:val="24"/>
          <w:szCs w:val="24"/>
        </w:rPr>
        <w:t>板块内容管理</w:t>
      </w:r>
      <w:r w:rsidRPr="00A55A06">
        <w:rPr>
          <w:rFonts w:ascii="黑体" w:eastAsia="黑体" w:hAnsi="黑体" w:hint="eastAsia"/>
          <w:b w:val="0"/>
          <w:sz w:val="24"/>
          <w:szCs w:val="24"/>
        </w:rPr>
        <w:t>模块</w:t>
      </w:r>
      <w:bookmarkEnd w:id="96"/>
      <w:bookmarkEnd w:id="97"/>
      <w:bookmarkEnd w:id="98"/>
    </w:p>
    <w:p w14:paraId="18C05B96" w14:textId="77777777" w:rsidR="0006546B" w:rsidRDefault="0006546B" w:rsidP="00007E85">
      <w:pPr>
        <w:pStyle w:val="aff6"/>
        <w:ind w:firstLine="480"/>
      </w:pPr>
      <w:r>
        <w:rPr>
          <w:noProof/>
        </w:rPr>
        <w:drawing>
          <wp:anchor distT="0" distB="0" distL="114300" distR="114300" simplePos="0" relativeHeight="251652608" behindDoc="0" locked="0" layoutInCell="1" allowOverlap="1" wp14:anchorId="427A0A73" wp14:editId="5EEFB046">
            <wp:simplePos x="0" y="0"/>
            <wp:positionH relativeFrom="column">
              <wp:posOffset>-92075</wp:posOffset>
            </wp:positionH>
            <wp:positionV relativeFrom="paragraph">
              <wp:posOffset>1054735</wp:posOffset>
            </wp:positionV>
            <wp:extent cx="5939790" cy="3090545"/>
            <wp:effectExtent l="0" t="0" r="381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3090545"/>
                    </a:xfrm>
                    <a:prstGeom prst="rect">
                      <a:avLst/>
                    </a:prstGeom>
                  </pic:spPr>
                </pic:pic>
              </a:graphicData>
            </a:graphic>
            <wp14:sizeRelH relativeFrom="page">
              <wp14:pctWidth>0</wp14:pctWidth>
            </wp14:sizeRelH>
            <wp14:sizeRelV relativeFrom="page">
              <wp14:pctHeight>0</wp14:pctHeight>
            </wp14:sizeRelV>
          </wp:anchor>
        </w:drawing>
      </w:r>
      <w:r w:rsidR="00864E63">
        <w:rPr>
          <w:rFonts w:hint="eastAsia"/>
        </w:rPr>
        <w:t>在内容管理导航下，选择左侧板块管理子导航可进入板块管理模块。在板块管理模块中，分页显示了多个板块的信息，在搜索栏中，可以输入板块内容进行搜索板块内容。选择多个板块，可以批量删除。</w:t>
      </w:r>
      <w:r w:rsidR="009F23E0">
        <w:rPr>
          <w:rFonts w:hint="eastAsia"/>
        </w:rPr>
        <w:t>点击添加板块，可以添加一个板块信息，点击编辑，可以修改板块的版主信息。</w:t>
      </w:r>
      <w:r w:rsidR="00C458C4">
        <w:rPr>
          <w:rFonts w:hint="eastAsia"/>
        </w:rPr>
        <w:t>具体操作页面如图</w:t>
      </w:r>
      <w:r w:rsidR="00C458C4">
        <w:rPr>
          <w:rFonts w:hint="eastAsia"/>
        </w:rPr>
        <w:t>5-7</w:t>
      </w:r>
      <w:r w:rsidR="00C458C4">
        <w:rPr>
          <w:rFonts w:hint="eastAsia"/>
        </w:rPr>
        <w:t>所示，添加或编辑板块信息如图</w:t>
      </w:r>
      <w:r w:rsidR="00C458C4">
        <w:rPr>
          <w:rFonts w:hint="eastAsia"/>
        </w:rPr>
        <w:t>5-8</w:t>
      </w:r>
      <w:r w:rsidR="00C458C4">
        <w:rPr>
          <w:rFonts w:hint="eastAsia"/>
        </w:rPr>
        <w:t>所示。</w:t>
      </w:r>
    </w:p>
    <w:p w14:paraId="2686558C" w14:textId="77777777" w:rsidR="00C76B89" w:rsidRDefault="00E063A1" w:rsidP="006F75F2">
      <w:pPr>
        <w:spacing w:beforeLines="50" w:before="143" w:afterLines="50" w:after="143"/>
        <w:jc w:val="center"/>
        <w:rPr>
          <w:rFonts w:ascii="黑体" w:eastAsia="黑体" w:hAnsi="黑体" w:cs="黑体"/>
          <w:sz w:val="18"/>
          <w:szCs w:val="18"/>
        </w:rPr>
      </w:pPr>
      <w:r>
        <w:rPr>
          <w:noProof/>
        </w:rPr>
        <w:drawing>
          <wp:anchor distT="0" distB="0" distL="114300" distR="114300" simplePos="0" relativeHeight="251656704" behindDoc="0" locked="0" layoutInCell="1" allowOverlap="1" wp14:anchorId="2C4A46BF" wp14:editId="3888D4A5">
            <wp:simplePos x="0" y="0"/>
            <wp:positionH relativeFrom="column">
              <wp:posOffset>-91880</wp:posOffset>
            </wp:positionH>
            <wp:positionV relativeFrom="paragraph">
              <wp:posOffset>3541542</wp:posOffset>
            </wp:positionV>
            <wp:extent cx="5939790" cy="3111500"/>
            <wp:effectExtent l="0" t="0" r="381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3111500"/>
                    </a:xfrm>
                    <a:prstGeom prst="rect">
                      <a:avLst/>
                    </a:prstGeom>
                  </pic:spPr>
                </pic:pic>
              </a:graphicData>
            </a:graphic>
            <wp14:sizeRelH relativeFrom="page">
              <wp14:pctWidth>0</wp14:pctWidth>
            </wp14:sizeRelH>
            <wp14:sizeRelV relativeFrom="page">
              <wp14:pctHeight>0</wp14:pctHeight>
            </wp14:sizeRelV>
          </wp:anchor>
        </w:drawing>
      </w:r>
      <w:r w:rsidR="00F564E9" w:rsidRPr="009E7F68">
        <w:rPr>
          <w:rFonts w:ascii="黑体" w:eastAsia="黑体" w:hAnsi="黑体" w:cs="黑体" w:hint="eastAsia"/>
          <w:sz w:val="18"/>
          <w:szCs w:val="18"/>
        </w:rPr>
        <w:t>图5</w:t>
      </w:r>
      <w:r w:rsidR="00C76B89" w:rsidRPr="009E7F68">
        <w:rPr>
          <w:rFonts w:ascii="黑体" w:eastAsia="黑体" w:hAnsi="黑体" w:cs="黑体" w:hint="eastAsia"/>
          <w:sz w:val="18"/>
          <w:szCs w:val="18"/>
        </w:rPr>
        <w:t>-</w:t>
      </w:r>
      <w:r w:rsidR="0006546B">
        <w:rPr>
          <w:rFonts w:ascii="黑体" w:eastAsia="黑体" w:hAnsi="黑体" w:cs="黑体" w:hint="eastAsia"/>
          <w:sz w:val="18"/>
          <w:szCs w:val="18"/>
        </w:rPr>
        <w:t>7</w:t>
      </w:r>
      <w:r w:rsidR="00C76B89" w:rsidRPr="009E7F68">
        <w:rPr>
          <w:rFonts w:ascii="黑体" w:eastAsia="黑体" w:hAnsi="黑体" w:cs="黑体"/>
          <w:sz w:val="18"/>
          <w:szCs w:val="18"/>
        </w:rPr>
        <w:t xml:space="preserve"> </w:t>
      </w:r>
      <w:r>
        <w:rPr>
          <w:rFonts w:ascii="黑体" w:eastAsia="黑体" w:hAnsi="黑体" w:cs="黑体" w:hint="eastAsia"/>
          <w:sz w:val="18"/>
          <w:szCs w:val="18"/>
        </w:rPr>
        <w:t>板块信息管理</w:t>
      </w:r>
      <w:r w:rsidR="00C76B89" w:rsidRPr="009E7F68">
        <w:rPr>
          <w:rFonts w:ascii="黑体" w:eastAsia="黑体" w:hAnsi="黑体" w:cs="黑体"/>
          <w:sz w:val="18"/>
          <w:szCs w:val="18"/>
        </w:rPr>
        <w:t>界面图</w:t>
      </w:r>
    </w:p>
    <w:p w14:paraId="0A8C9D5A" w14:textId="77777777" w:rsidR="00E063A1" w:rsidRDefault="00E063A1" w:rsidP="00E063A1">
      <w:pPr>
        <w:spacing w:beforeLines="50" w:before="143" w:afterLines="50" w:after="143"/>
        <w:jc w:val="center"/>
        <w:rPr>
          <w:rFonts w:ascii="黑体" w:eastAsia="黑体" w:hAnsi="黑体" w:cs="黑体"/>
          <w:sz w:val="18"/>
          <w:szCs w:val="18"/>
        </w:rPr>
      </w:pPr>
      <w:r>
        <w:rPr>
          <w:rFonts w:ascii="黑体" w:eastAsia="黑体" w:hAnsi="黑体" w:cs="黑体" w:hint="eastAsia"/>
          <w:sz w:val="18"/>
          <w:szCs w:val="18"/>
        </w:rPr>
        <w:t>图</w:t>
      </w:r>
      <w:r w:rsidRPr="009E7F68">
        <w:rPr>
          <w:rFonts w:ascii="黑体" w:eastAsia="黑体" w:hAnsi="黑体" w:cs="黑体" w:hint="eastAsia"/>
          <w:sz w:val="18"/>
          <w:szCs w:val="18"/>
        </w:rPr>
        <w:t>5-</w:t>
      </w:r>
      <w:r>
        <w:rPr>
          <w:rFonts w:ascii="黑体" w:eastAsia="黑体" w:hAnsi="黑体" w:cs="黑体" w:hint="eastAsia"/>
          <w:sz w:val="18"/>
          <w:szCs w:val="18"/>
        </w:rPr>
        <w:t>8</w:t>
      </w:r>
      <w:r w:rsidRPr="009E7F68">
        <w:rPr>
          <w:rFonts w:ascii="黑体" w:eastAsia="黑体" w:hAnsi="黑体" w:cs="黑体"/>
          <w:sz w:val="18"/>
          <w:szCs w:val="18"/>
        </w:rPr>
        <w:t xml:space="preserve"> </w:t>
      </w:r>
      <w:r>
        <w:rPr>
          <w:rFonts w:ascii="黑体" w:eastAsia="黑体" w:hAnsi="黑体" w:cs="黑体" w:hint="eastAsia"/>
          <w:sz w:val="18"/>
          <w:szCs w:val="18"/>
        </w:rPr>
        <w:t>板块信息修改/添加</w:t>
      </w:r>
      <w:r w:rsidRPr="009E7F68">
        <w:rPr>
          <w:rFonts w:ascii="黑体" w:eastAsia="黑体" w:hAnsi="黑体" w:cs="黑体"/>
          <w:sz w:val="18"/>
          <w:szCs w:val="18"/>
        </w:rPr>
        <w:t>界面图</w:t>
      </w:r>
    </w:p>
    <w:p w14:paraId="4F7D2FBB" w14:textId="77777777" w:rsidR="00E063A1" w:rsidRPr="00E063A1" w:rsidRDefault="00E063A1" w:rsidP="006F75F2">
      <w:pPr>
        <w:spacing w:beforeLines="50" w:before="143" w:afterLines="50" w:after="143"/>
        <w:jc w:val="center"/>
        <w:rPr>
          <w:rFonts w:ascii="黑体" w:eastAsia="黑体" w:hAnsi="黑体" w:cs="黑体"/>
          <w:sz w:val="18"/>
          <w:szCs w:val="18"/>
        </w:rPr>
      </w:pPr>
    </w:p>
    <w:p w14:paraId="109CEEF4" w14:textId="77777777" w:rsidR="00C76B89" w:rsidRPr="00A55A06" w:rsidRDefault="00C76B89" w:rsidP="001B6365">
      <w:pPr>
        <w:pStyle w:val="3"/>
        <w:spacing w:beforeLines="100" w:before="286" w:afterLines="100" w:after="286" w:line="360" w:lineRule="exact"/>
        <w:jc w:val="left"/>
        <w:rPr>
          <w:rFonts w:ascii="黑体" w:eastAsia="黑体" w:hAnsi="黑体"/>
          <w:b w:val="0"/>
          <w:sz w:val="24"/>
          <w:szCs w:val="24"/>
        </w:rPr>
      </w:pPr>
      <w:bookmarkStart w:id="99" w:name="_Toc397099410"/>
      <w:bookmarkStart w:id="100" w:name="_Toc483089473"/>
      <w:bookmarkStart w:id="101" w:name="_Toc40901012"/>
      <w:r w:rsidRPr="00A55A06">
        <w:rPr>
          <w:rFonts w:ascii="黑体" w:eastAsia="黑体" w:hAnsi="黑体" w:hint="eastAsia"/>
          <w:b w:val="0"/>
          <w:sz w:val="24"/>
          <w:szCs w:val="24"/>
        </w:rPr>
        <w:lastRenderedPageBreak/>
        <w:t>5</w:t>
      </w:r>
      <w:r>
        <w:rPr>
          <w:rFonts w:ascii="黑体" w:eastAsia="黑体" w:hAnsi="黑体" w:hint="eastAsia"/>
          <w:b w:val="0"/>
          <w:sz w:val="24"/>
          <w:szCs w:val="24"/>
        </w:rPr>
        <w:t>.</w:t>
      </w:r>
      <w:r w:rsidR="000F0276">
        <w:rPr>
          <w:rFonts w:ascii="黑体" w:eastAsia="黑体" w:hAnsi="黑体" w:hint="eastAsia"/>
          <w:b w:val="0"/>
          <w:sz w:val="24"/>
          <w:szCs w:val="24"/>
        </w:rPr>
        <w:t>1.6</w:t>
      </w:r>
      <w:r w:rsidR="00392B3F">
        <w:rPr>
          <w:rFonts w:ascii="黑体" w:eastAsia="黑体" w:hAnsi="黑体" w:hint="eastAsia"/>
          <w:b w:val="0"/>
          <w:sz w:val="24"/>
          <w:szCs w:val="24"/>
        </w:rPr>
        <w:t xml:space="preserve"> </w:t>
      </w:r>
      <w:r w:rsidR="009032B2">
        <w:rPr>
          <w:rFonts w:ascii="黑体" w:eastAsia="黑体" w:hAnsi="黑体" w:hint="eastAsia"/>
          <w:b w:val="0"/>
          <w:sz w:val="24"/>
          <w:szCs w:val="24"/>
        </w:rPr>
        <w:t>回帖管理</w:t>
      </w:r>
      <w:r w:rsidRPr="00A55A06">
        <w:rPr>
          <w:rFonts w:ascii="黑体" w:eastAsia="黑体" w:hAnsi="黑体" w:hint="eastAsia"/>
          <w:b w:val="0"/>
          <w:sz w:val="24"/>
          <w:szCs w:val="24"/>
        </w:rPr>
        <w:t>管理</w:t>
      </w:r>
      <w:bookmarkEnd w:id="99"/>
      <w:r w:rsidRPr="00A55A06">
        <w:rPr>
          <w:rFonts w:ascii="黑体" w:eastAsia="黑体" w:hAnsi="黑体" w:hint="eastAsia"/>
          <w:b w:val="0"/>
          <w:sz w:val="24"/>
          <w:szCs w:val="24"/>
        </w:rPr>
        <w:t>模块</w:t>
      </w:r>
      <w:bookmarkEnd w:id="100"/>
      <w:bookmarkEnd w:id="101"/>
      <w:r w:rsidRPr="00A55A06">
        <w:rPr>
          <w:rFonts w:ascii="黑体" w:eastAsia="黑体" w:hAnsi="黑体" w:hint="eastAsia"/>
          <w:b w:val="0"/>
          <w:sz w:val="24"/>
          <w:szCs w:val="24"/>
        </w:rPr>
        <w:t xml:space="preserve"> </w:t>
      </w:r>
    </w:p>
    <w:p w14:paraId="6F87CE32" w14:textId="77777777" w:rsidR="00C76B89" w:rsidRPr="007824A2" w:rsidRDefault="00086E53" w:rsidP="00007E85">
      <w:pPr>
        <w:pStyle w:val="aff6"/>
        <w:ind w:firstLine="480"/>
      </w:pPr>
      <w:r>
        <w:rPr>
          <w:noProof/>
        </w:rPr>
        <w:drawing>
          <wp:anchor distT="0" distB="0" distL="114300" distR="114300" simplePos="0" relativeHeight="251665920" behindDoc="0" locked="0" layoutInCell="1" allowOverlap="1" wp14:anchorId="74528DD0" wp14:editId="1E175688">
            <wp:simplePos x="0" y="0"/>
            <wp:positionH relativeFrom="column">
              <wp:posOffset>-92514</wp:posOffset>
            </wp:positionH>
            <wp:positionV relativeFrom="paragraph">
              <wp:posOffset>1025867</wp:posOffset>
            </wp:positionV>
            <wp:extent cx="5939790" cy="2847340"/>
            <wp:effectExtent l="0" t="0" r="381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847340"/>
                    </a:xfrm>
                    <a:prstGeom prst="rect">
                      <a:avLst/>
                    </a:prstGeom>
                  </pic:spPr>
                </pic:pic>
              </a:graphicData>
            </a:graphic>
            <wp14:sizeRelH relativeFrom="page">
              <wp14:pctWidth>0</wp14:pctWidth>
            </wp14:sizeRelH>
            <wp14:sizeRelV relativeFrom="page">
              <wp14:pctHeight>0</wp14:pctHeight>
            </wp14:sizeRelV>
          </wp:anchor>
        </w:drawing>
      </w:r>
      <w:r w:rsidR="00C76B89" w:rsidRPr="00C159D4">
        <w:rPr>
          <w:rFonts w:hint="eastAsia"/>
        </w:rPr>
        <w:t>选择</w:t>
      </w:r>
      <w:r w:rsidR="009032B2">
        <w:rPr>
          <w:rFonts w:hint="eastAsia"/>
        </w:rPr>
        <w:t>上侧</w:t>
      </w:r>
      <w:r w:rsidR="00C76B89" w:rsidRPr="00C159D4">
        <w:t>导航</w:t>
      </w:r>
      <w:r w:rsidR="00C76B89" w:rsidRPr="00C159D4">
        <w:rPr>
          <w:rFonts w:hint="eastAsia"/>
        </w:rPr>
        <w:t>菜单栏“</w:t>
      </w:r>
      <w:r w:rsidR="009032B2">
        <w:rPr>
          <w:rFonts w:hint="eastAsia"/>
        </w:rPr>
        <w:t>评论管理</w:t>
      </w:r>
      <w:r w:rsidR="00C76B89">
        <w:rPr>
          <w:rFonts w:hint="eastAsia"/>
        </w:rPr>
        <w:t>”</w:t>
      </w:r>
      <w:r w:rsidR="009032B2">
        <w:rPr>
          <w:rFonts w:hint="eastAsia"/>
        </w:rPr>
        <w:t>，可以看到左侧有一级评论列表和多级评论列表两个子导航，点击一级评论列表，即可进入回帖管理模块。</w:t>
      </w:r>
      <w:r w:rsidR="00C76B89">
        <w:rPr>
          <w:rFonts w:hint="eastAsia"/>
        </w:rPr>
        <w:t>进入该模块</w:t>
      </w:r>
      <w:r w:rsidR="00C76B89" w:rsidRPr="00C159D4">
        <w:rPr>
          <w:rFonts w:hint="eastAsia"/>
        </w:rPr>
        <w:t>，</w:t>
      </w:r>
      <w:r w:rsidR="00B71291">
        <w:rPr>
          <w:rFonts w:hint="eastAsia"/>
        </w:rPr>
        <w:t>可分页显示</w:t>
      </w:r>
      <w:r w:rsidR="008A00E6">
        <w:rPr>
          <w:rFonts w:hint="eastAsia"/>
        </w:rPr>
        <w:t>所有</w:t>
      </w:r>
      <w:r w:rsidR="00F15819">
        <w:rPr>
          <w:rFonts w:hint="eastAsia"/>
        </w:rPr>
        <w:t>回帖信息</w:t>
      </w:r>
      <w:r w:rsidR="00B71291">
        <w:rPr>
          <w:rFonts w:hint="eastAsia"/>
        </w:rPr>
        <w:t>，在搜索框中输入文章</w:t>
      </w:r>
      <w:r w:rsidR="00B71291">
        <w:rPr>
          <w:rFonts w:hint="eastAsia"/>
        </w:rPr>
        <w:t>id</w:t>
      </w:r>
      <w:r w:rsidR="00B71291">
        <w:rPr>
          <w:rFonts w:hint="eastAsia"/>
        </w:rPr>
        <w:t>，可搜索指定文章的回帖信息。点击编辑，可以更改评论内容。选择多个评论内容，点击批量删除可实现批量删除功能。</w:t>
      </w:r>
      <w:r w:rsidR="002970F1">
        <w:rPr>
          <w:rFonts w:hint="eastAsia"/>
        </w:rPr>
        <w:t>详细</w:t>
      </w:r>
      <w:r w:rsidR="00B71291">
        <w:rPr>
          <w:rFonts w:hint="eastAsia"/>
        </w:rPr>
        <w:t>操作</w:t>
      </w:r>
      <w:r w:rsidR="00C76B89">
        <w:rPr>
          <w:rFonts w:hint="eastAsia"/>
        </w:rPr>
        <w:t>如</w:t>
      </w:r>
      <w:r w:rsidR="00C76B89" w:rsidRPr="00C159D4">
        <w:rPr>
          <w:rFonts w:hint="eastAsia"/>
        </w:rPr>
        <w:t>图</w:t>
      </w:r>
      <w:r w:rsidR="00C76B89">
        <w:rPr>
          <w:rFonts w:hint="eastAsia"/>
        </w:rPr>
        <w:t>5-</w:t>
      </w:r>
      <w:r w:rsidR="00830C82">
        <w:rPr>
          <w:rFonts w:hint="eastAsia"/>
        </w:rPr>
        <w:t>9</w:t>
      </w:r>
      <w:r w:rsidR="00390CB1">
        <w:rPr>
          <w:rFonts w:hint="eastAsia"/>
        </w:rPr>
        <w:t>所示</w:t>
      </w:r>
      <w:r w:rsidR="00C76B89">
        <w:rPr>
          <w:rFonts w:hint="eastAsia"/>
        </w:rPr>
        <w:t>。</w:t>
      </w:r>
    </w:p>
    <w:p w14:paraId="47FE3FE9"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w:t>
      </w:r>
      <w:r w:rsidR="00830C82" w:rsidRPr="009E7F68">
        <w:rPr>
          <w:rFonts w:ascii="黑体" w:eastAsia="黑体" w:hAnsi="黑体" w:cs="黑体" w:hint="eastAsia"/>
          <w:sz w:val="18"/>
          <w:szCs w:val="18"/>
        </w:rPr>
        <w:t>9</w:t>
      </w:r>
      <w:r w:rsidRPr="009E7F68">
        <w:rPr>
          <w:rFonts w:ascii="黑体" w:eastAsia="黑体" w:hAnsi="黑体" w:cs="黑体"/>
          <w:sz w:val="18"/>
          <w:szCs w:val="18"/>
        </w:rPr>
        <w:t xml:space="preserve"> </w:t>
      </w:r>
      <w:r w:rsidR="00AE296B">
        <w:rPr>
          <w:rFonts w:ascii="黑体" w:eastAsia="黑体" w:hAnsi="黑体" w:cs="黑体" w:hint="eastAsia"/>
          <w:sz w:val="18"/>
          <w:szCs w:val="18"/>
        </w:rPr>
        <w:t>回帖信息详情</w:t>
      </w:r>
      <w:r w:rsidRPr="009E7F68">
        <w:rPr>
          <w:rFonts w:ascii="黑体" w:eastAsia="黑体" w:hAnsi="黑体" w:cs="黑体"/>
          <w:sz w:val="18"/>
          <w:szCs w:val="18"/>
        </w:rPr>
        <w:t>界面图</w:t>
      </w:r>
    </w:p>
    <w:p w14:paraId="7FE6AF46" w14:textId="77777777" w:rsidR="00F71522" w:rsidRDefault="00F71522" w:rsidP="00F71522">
      <w:pPr>
        <w:pStyle w:val="3"/>
      </w:pPr>
      <w:bookmarkStart w:id="102" w:name="_Toc40901013"/>
      <w:r w:rsidRPr="00A16346">
        <w:rPr>
          <w:rFonts w:ascii="黑体" w:eastAsia="黑体" w:hAnsi="黑体" w:hint="eastAsia"/>
          <w:b w:val="0"/>
          <w:sz w:val="24"/>
          <w:szCs w:val="24"/>
        </w:rPr>
        <w:t>5.</w:t>
      </w:r>
      <w:r w:rsidR="000F0276">
        <w:rPr>
          <w:rFonts w:ascii="黑体" w:eastAsia="黑体" w:hAnsi="黑体" w:hint="eastAsia"/>
          <w:b w:val="0"/>
          <w:sz w:val="24"/>
          <w:szCs w:val="24"/>
        </w:rPr>
        <w:t>1.7</w:t>
      </w:r>
      <w:r w:rsidRPr="00A16346">
        <w:rPr>
          <w:rFonts w:ascii="黑体" w:eastAsia="黑体" w:hAnsi="黑体" w:hint="eastAsia"/>
          <w:b w:val="0"/>
          <w:sz w:val="24"/>
          <w:szCs w:val="24"/>
        </w:rPr>
        <w:t>多级回复信息管理</w:t>
      </w:r>
      <w:bookmarkEnd w:id="102"/>
    </w:p>
    <w:p w14:paraId="4FDF0445" w14:textId="1C14A416" w:rsidR="00C76B89" w:rsidRPr="009D6BAE" w:rsidRDefault="00A16346" w:rsidP="00007E85">
      <w:pPr>
        <w:pStyle w:val="aff6"/>
        <w:ind w:firstLine="480"/>
      </w:pPr>
      <w:r>
        <w:rPr>
          <w:rFonts w:hint="eastAsia"/>
        </w:rPr>
        <w:t>在评论管理导航下，点击多级评论列表子导航，即可看到多级评论信息的分页展示。</w:t>
      </w:r>
      <w:r w:rsidR="006A5B8B" w:rsidRPr="00DD1C3A">
        <w:rPr>
          <w:rFonts w:hint="eastAsia"/>
          <w:color w:val="000000" w:themeColor="text1"/>
        </w:rPr>
        <w:t>在</w:t>
      </w:r>
      <w:r>
        <w:rPr>
          <w:rFonts w:hint="eastAsia"/>
        </w:rPr>
        <w:t>搜索栏中，可以根据不同选项搜索多级评论。点击删除可以删除一个多级评论，选择多个评论信息，可以实现批量删除功能。点击添加多级评论按钮，可以添加一个多级评论信息。具体操作详情如图</w:t>
      </w:r>
      <w:r>
        <w:rPr>
          <w:rFonts w:hint="eastAsia"/>
        </w:rPr>
        <w:t>5-10</w:t>
      </w:r>
      <w:r>
        <w:rPr>
          <w:rFonts w:hint="eastAsia"/>
        </w:rPr>
        <w:t>所示。</w:t>
      </w:r>
    </w:p>
    <w:p w14:paraId="39B39E03" w14:textId="77777777" w:rsidR="00C76B89" w:rsidRDefault="00D24778" w:rsidP="003351C1">
      <w:pPr>
        <w:spacing w:beforeLines="50" w:before="143" w:afterLines="50" w:after="143"/>
        <w:jc w:val="center"/>
        <w:rPr>
          <w:rFonts w:ascii="黑体" w:eastAsia="黑体" w:hAnsi="黑体"/>
        </w:rPr>
      </w:pPr>
      <w:r>
        <w:rPr>
          <w:noProof/>
        </w:rPr>
        <w:lastRenderedPageBreak/>
        <w:drawing>
          <wp:anchor distT="0" distB="0" distL="114300" distR="114300" simplePos="0" relativeHeight="251682304" behindDoc="0" locked="0" layoutInCell="1" allowOverlap="1" wp14:anchorId="005F5D87" wp14:editId="6593A768">
            <wp:simplePos x="0" y="0"/>
            <wp:positionH relativeFrom="column">
              <wp:posOffset>-91880</wp:posOffset>
            </wp:positionH>
            <wp:positionV relativeFrom="paragraph">
              <wp:posOffset>635</wp:posOffset>
            </wp:positionV>
            <wp:extent cx="5939790" cy="3078480"/>
            <wp:effectExtent l="0" t="0" r="3810" b="762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078480"/>
                    </a:xfrm>
                    <a:prstGeom prst="rect">
                      <a:avLst/>
                    </a:prstGeom>
                  </pic:spPr>
                </pic:pic>
              </a:graphicData>
            </a:graphic>
            <wp14:sizeRelH relativeFrom="page">
              <wp14:pctWidth>0</wp14:pctWidth>
            </wp14:sizeRelH>
            <wp14:sizeRelV relativeFrom="page">
              <wp14:pctHeight>0</wp14:pctHeight>
            </wp14:sizeRelV>
          </wp:anchor>
        </w:drawing>
      </w:r>
    </w:p>
    <w:p w14:paraId="3AC1B5DA"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图5-1</w:t>
      </w:r>
      <w:r w:rsidR="00830C82" w:rsidRPr="009E7F68">
        <w:rPr>
          <w:rFonts w:ascii="黑体" w:eastAsia="黑体" w:hAnsi="黑体" w:cs="黑体" w:hint="eastAsia"/>
          <w:sz w:val="18"/>
          <w:szCs w:val="18"/>
        </w:rPr>
        <w:t>0</w:t>
      </w:r>
      <w:r w:rsidRPr="009E7F68">
        <w:rPr>
          <w:rFonts w:ascii="黑体" w:eastAsia="黑体" w:hAnsi="黑体" w:cs="黑体"/>
          <w:sz w:val="18"/>
          <w:szCs w:val="18"/>
        </w:rPr>
        <w:t xml:space="preserve"> </w:t>
      </w:r>
      <w:r w:rsidR="00DD31C8">
        <w:rPr>
          <w:rFonts w:ascii="黑体" w:eastAsia="黑体" w:hAnsi="黑体" w:cs="黑体" w:hint="eastAsia"/>
          <w:sz w:val="18"/>
          <w:szCs w:val="18"/>
        </w:rPr>
        <w:t>多级评论管理</w:t>
      </w:r>
      <w:r w:rsidRPr="009E7F68">
        <w:rPr>
          <w:rFonts w:ascii="黑体" w:eastAsia="黑体" w:hAnsi="黑体" w:cs="黑体"/>
          <w:sz w:val="18"/>
          <w:szCs w:val="18"/>
        </w:rPr>
        <w:t>界面图</w:t>
      </w:r>
    </w:p>
    <w:p w14:paraId="346A4117" w14:textId="77777777" w:rsidR="00C76B89" w:rsidRPr="00A55A06" w:rsidRDefault="00C76B89" w:rsidP="001B6365">
      <w:pPr>
        <w:pStyle w:val="3"/>
        <w:spacing w:beforeLines="100" w:before="286" w:afterLines="100" w:after="286" w:line="360" w:lineRule="exact"/>
        <w:jc w:val="left"/>
        <w:rPr>
          <w:rFonts w:ascii="黑体" w:eastAsia="黑体" w:hAnsi="黑体"/>
          <w:b w:val="0"/>
          <w:sz w:val="24"/>
          <w:szCs w:val="24"/>
        </w:rPr>
      </w:pPr>
      <w:bookmarkStart w:id="103" w:name="_Toc397099411"/>
      <w:bookmarkStart w:id="104" w:name="_Toc483089474"/>
      <w:bookmarkStart w:id="105" w:name="_Toc40901014"/>
      <w:r w:rsidRPr="00A55A06">
        <w:rPr>
          <w:rFonts w:ascii="黑体" w:eastAsia="黑体" w:hAnsi="黑体" w:hint="eastAsia"/>
          <w:b w:val="0"/>
          <w:sz w:val="24"/>
          <w:szCs w:val="24"/>
        </w:rPr>
        <w:t>5.</w:t>
      </w:r>
      <w:r w:rsidR="000F0276">
        <w:rPr>
          <w:rFonts w:ascii="黑体" w:eastAsia="黑体" w:hAnsi="黑体" w:hint="eastAsia"/>
          <w:b w:val="0"/>
          <w:sz w:val="24"/>
          <w:szCs w:val="24"/>
        </w:rPr>
        <w:t>1.8</w:t>
      </w:r>
      <w:r w:rsidRPr="00A55A06">
        <w:rPr>
          <w:rFonts w:ascii="黑体" w:eastAsia="黑体" w:hAnsi="黑体" w:hint="eastAsia"/>
          <w:b w:val="0"/>
          <w:sz w:val="24"/>
          <w:szCs w:val="24"/>
        </w:rPr>
        <w:t xml:space="preserve"> </w:t>
      </w:r>
      <w:bookmarkEnd w:id="103"/>
      <w:bookmarkEnd w:id="104"/>
      <w:r w:rsidR="00CC144E">
        <w:rPr>
          <w:rFonts w:ascii="黑体" w:eastAsia="黑体" w:hAnsi="黑体" w:hint="eastAsia"/>
          <w:b w:val="0"/>
          <w:sz w:val="24"/>
          <w:szCs w:val="24"/>
        </w:rPr>
        <w:t>信息管理模块</w:t>
      </w:r>
      <w:bookmarkEnd w:id="105"/>
    </w:p>
    <w:p w14:paraId="6B4FE179" w14:textId="77777777" w:rsidR="00C76B89" w:rsidRPr="00600176" w:rsidRDefault="001E4F97" w:rsidP="00007E85">
      <w:pPr>
        <w:pStyle w:val="aff6"/>
        <w:ind w:firstLine="480"/>
      </w:pPr>
      <w:r>
        <w:rPr>
          <w:noProof/>
        </w:rPr>
        <w:drawing>
          <wp:anchor distT="0" distB="0" distL="114300" distR="114300" simplePos="0" relativeHeight="251672064" behindDoc="0" locked="0" layoutInCell="1" allowOverlap="1" wp14:anchorId="6C8A36CB" wp14:editId="0D64F532">
            <wp:simplePos x="0" y="0"/>
            <wp:positionH relativeFrom="column">
              <wp:posOffset>1270</wp:posOffset>
            </wp:positionH>
            <wp:positionV relativeFrom="paragraph">
              <wp:posOffset>882650</wp:posOffset>
            </wp:positionV>
            <wp:extent cx="5939790" cy="3093720"/>
            <wp:effectExtent l="0" t="0" r="381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3093720"/>
                    </a:xfrm>
                    <a:prstGeom prst="rect">
                      <a:avLst/>
                    </a:prstGeom>
                  </pic:spPr>
                </pic:pic>
              </a:graphicData>
            </a:graphic>
            <wp14:sizeRelH relativeFrom="page">
              <wp14:pctWidth>0</wp14:pctWidth>
            </wp14:sizeRelH>
            <wp14:sizeRelV relativeFrom="page">
              <wp14:pctHeight>0</wp14:pctHeight>
            </wp14:sizeRelV>
          </wp:anchor>
        </w:drawing>
      </w:r>
      <w:r w:rsidR="00182CBA">
        <w:rPr>
          <w:rFonts w:hint="eastAsia"/>
        </w:rPr>
        <w:t>选择</w:t>
      </w:r>
      <w:r w:rsidR="00CC144E">
        <w:rPr>
          <w:rFonts w:hint="eastAsia"/>
        </w:rPr>
        <w:t>上侧</w:t>
      </w:r>
      <w:r w:rsidR="00C76B89" w:rsidRPr="00C159D4">
        <w:t>导航</w:t>
      </w:r>
      <w:r w:rsidR="00C76B89" w:rsidRPr="00C159D4">
        <w:rPr>
          <w:rFonts w:hint="eastAsia"/>
        </w:rPr>
        <w:t>菜单栏</w:t>
      </w:r>
      <w:r w:rsidR="00CC144E">
        <w:rPr>
          <w:rFonts w:hint="eastAsia"/>
        </w:rPr>
        <w:t>中的</w:t>
      </w:r>
      <w:r w:rsidR="00C76B89" w:rsidRPr="00C159D4">
        <w:rPr>
          <w:rFonts w:hint="eastAsia"/>
        </w:rPr>
        <w:t>“</w:t>
      </w:r>
      <w:r w:rsidR="00CC144E">
        <w:rPr>
          <w:rFonts w:hint="eastAsia"/>
        </w:rPr>
        <w:t>信息</w:t>
      </w:r>
      <w:r w:rsidR="00C76B89" w:rsidRPr="00C159D4">
        <w:t>管理</w:t>
      </w:r>
      <w:r w:rsidR="00390CB1">
        <w:rPr>
          <w:rFonts w:hint="eastAsia"/>
        </w:rPr>
        <w:t>”</w:t>
      </w:r>
      <w:r w:rsidR="00801CE0">
        <w:rPr>
          <w:rFonts w:hint="eastAsia"/>
        </w:rPr>
        <w:t>，可以看到左侧出现了站内信息列表子导航，点击此导航，可以分页展示站内信息。因为站内信息是系统自动产生，故不可更改，只能展示。</w:t>
      </w:r>
      <w:r w:rsidR="00182CBA">
        <w:rPr>
          <w:rFonts w:hint="eastAsia"/>
        </w:rPr>
        <w:t>如图</w:t>
      </w:r>
      <w:r w:rsidR="00182CBA">
        <w:rPr>
          <w:rFonts w:hint="eastAsia"/>
        </w:rPr>
        <w:t>5-11</w:t>
      </w:r>
      <w:r w:rsidR="00182CBA">
        <w:rPr>
          <w:rFonts w:hint="eastAsia"/>
        </w:rPr>
        <w:t>所示。</w:t>
      </w:r>
    </w:p>
    <w:p w14:paraId="7289E227" w14:textId="77777777" w:rsidR="00C76B89" w:rsidRDefault="00C76B89" w:rsidP="006F75F2">
      <w:pPr>
        <w:ind w:firstLineChars="200" w:firstLine="420"/>
      </w:pPr>
    </w:p>
    <w:p w14:paraId="2EB5F478"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图5-1</w:t>
      </w:r>
      <w:r w:rsidR="00830C82" w:rsidRPr="009E7F68">
        <w:rPr>
          <w:rFonts w:ascii="黑体" w:eastAsia="黑体" w:hAnsi="黑体" w:cs="黑体" w:hint="eastAsia"/>
          <w:sz w:val="18"/>
          <w:szCs w:val="18"/>
        </w:rPr>
        <w:t>1</w:t>
      </w:r>
      <w:r w:rsidR="001E4F97">
        <w:rPr>
          <w:rFonts w:ascii="黑体" w:eastAsia="黑体" w:hAnsi="黑体" w:cs="黑体" w:hint="eastAsia"/>
          <w:sz w:val="18"/>
          <w:szCs w:val="18"/>
        </w:rPr>
        <w:t>站内信息展示</w:t>
      </w:r>
      <w:r w:rsidRPr="009E7F68">
        <w:rPr>
          <w:rFonts w:ascii="黑体" w:eastAsia="黑体" w:hAnsi="黑体" w:cs="黑体" w:hint="eastAsia"/>
          <w:sz w:val="18"/>
          <w:szCs w:val="18"/>
        </w:rPr>
        <w:t>界面</w:t>
      </w:r>
      <w:r w:rsidRPr="009E7F68">
        <w:rPr>
          <w:rFonts w:ascii="黑体" w:eastAsia="黑体" w:hAnsi="黑体" w:cs="黑体"/>
          <w:sz w:val="18"/>
          <w:szCs w:val="18"/>
        </w:rPr>
        <w:t>图</w:t>
      </w:r>
    </w:p>
    <w:p w14:paraId="157074A4" w14:textId="77777777" w:rsidR="00C76B89" w:rsidRDefault="00C76B89" w:rsidP="00D4736F">
      <w:pPr>
        <w:pStyle w:val="2"/>
      </w:pPr>
      <w:bookmarkStart w:id="106" w:name="_Toc483089476"/>
      <w:bookmarkStart w:id="107" w:name="_Toc40901015"/>
      <w:bookmarkStart w:id="108" w:name="_Toc382407262"/>
      <w:bookmarkStart w:id="109" w:name="_Toc397099412"/>
      <w:r w:rsidRPr="000740F3">
        <w:rPr>
          <w:rFonts w:hint="eastAsia"/>
        </w:rPr>
        <w:lastRenderedPageBreak/>
        <w:t>5.</w:t>
      </w:r>
      <w:r w:rsidR="00427998">
        <w:rPr>
          <w:rFonts w:hint="eastAsia"/>
        </w:rPr>
        <w:t>2</w:t>
      </w:r>
      <w:r w:rsidR="002D51A4">
        <w:rPr>
          <w:rFonts w:hint="eastAsia"/>
        </w:rPr>
        <w:t xml:space="preserve"> </w:t>
      </w:r>
      <w:bookmarkEnd w:id="106"/>
      <w:r w:rsidR="000F0276">
        <w:rPr>
          <w:rFonts w:hint="eastAsia"/>
        </w:rPr>
        <w:t>前台论坛系统</w:t>
      </w:r>
      <w:bookmarkEnd w:id="107"/>
    </w:p>
    <w:p w14:paraId="16377147" w14:textId="77777777" w:rsidR="00C76B89" w:rsidRPr="00A55A06" w:rsidRDefault="00C76B89" w:rsidP="001B6365">
      <w:pPr>
        <w:pStyle w:val="3"/>
        <w:spacing w:beforeLines="100" w:before="286" w:afterLines="100" w:after="286" w:line="360" w:lineRule="exact"/>
        <w:jc w:val="left"/>
        <w:rPr>
          <w:rFonts w:ascii="黑体" w:eastAsia="黑体" w:hAnsi="黑体"/>
          <w:b w:val="0"/>
          <w:sz w:val="24"/>
          <w:szCs w:val="24"/>
        </w:rPr>
      </w:pPr>
      <w:bookmarkStart w:id="110" w:name="_Toc40901016"/>
      <w:r w:rsidRPr="00A55A06">
        <w:rPr>
          <w:rFonts w:ascii="黑体" w:eastAsia="黑体" w:hAnsi="黑体" w:hint="eastAsia"/>
          <w:b w:val="0"/>
          <w:sz w:val="24"/>
          <w:szCs w:val="24"/>
        </w:rPr>
        <w:t>5.</w:t>
      </w:r>
      <w:r w:rsidR="00427998">
        <w:rPr>
          <w:rFonts w:ascii="黑体" w:eastAsia="黑体" w:hAnsi="黑体" w:hint="eastAsia"/>
          <w:b w:val="0"/>
          <w:sz w:val="24"/>
          <w:szCs w:val="24"/>
        </w:rPr>
        <w:t>2</w:t>
      </w:r>
      <w:r>
        <w:rPr>
          <w:rFonts w:ascii="黑体" w:eastAsia="黑体" w:hAnsi="黑体" w:hint="eastAsia"/>
          <w:b w:val="0"/>
          <w:sz w:val="24"/>
          <w:szCs w:val="24"/>
        </w:rPr>
        <w:t>.1</w:t>
      </w:r>
      <w:r w:rsidR="00392B3F">
        <w:rPr>
          <w:rFonts w:ascii="黑体" w:eastAsia="黑体" w:hAnsi="黑体" w:hint="eastAsia"/>
          <w:b w:val="0"/>
          <w:sz w:val="24"/>
          <w:szCs w:val="24"/>
        </w:rPr>
        <w:t xml:space="preserve"> </w:t>
      </w:r>
      <w:r w:rsidR="00F82BC1">
        <w:rPr>
          <w:rFonts w:ascii="黑体" w:eastAsia="黑体" w:hAnsi="黑体" w:hint="eastAsia"/>
          <w:b w:val="0"/>
          <w:sz w:val="24"/>
          <w:szCs w:val="24"/>
        </w:rPr>
        <w:t>论坛主页</w:t>
      </w:r>
      <w:bookmarkEnd w:id="110"/>
    </w:p>
    <w:p w14:paraId="68015F06" w14:textId="77777777" w:rsidR="00C76B89" w:rsidRPr="00C159D4" w:rsidRDefault="00F82BC1" w:rsidP="00007E85">
      <w:pPr>
        <w:pStyle w:val="aff6"/>
        <w:ind w:firstLine="480"/>
      </w:pPr>
      <w:r>
        <w:rPr>
          <w:noProof/>
        </w:rPr>
        <w:drawing>
          <wp:anchor distT="0" distB="0" distL="114300" distR="114300" simplePos="0" relativeHeight="251684352" behindDoc="0" locked="0" layoutInCell="1" allowOverlap="1" wp14:anchorId="751F44EB" wp14:editId="4BA3EFB2">
            <wp:simplePos x="0" y="0"/>
            <wp:positionH relativeFrom="column">
              <wp:posOffset>1270</wp:posOffset>
            </wp:positionH>
            <wp:positionV relativeFrom="paragraph">
              <wp:posOffset>1094740</wp:posOffset>
            </wp:positionV>
            <wp:extent cx="5939790" cy="4850765"/>
            <wp:effectExtent l="0" t="0" r="381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48507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论坛系统部署在</w:t>
      </w:r>
      <w:r w:rsidRPr="00F82BC1">
        <w:rPr>
          <w:rFonts w:hint="eastAsia"/>
        </w:rPr>
        <w:t>http</w:t>
      </w:r>
      <w:r w:rsidRPr="00F82BC1">
        <w:t>://localhost:8081</w:t>
      </w:r>
      <w:r w:rsidRPr="00F82BC1">
        <w:t>下</w:t>
      </w:r>
      <w:r>
        <w:rPr>
          <w:rFonts w:hint="eastAsia"/>
        </w:rPr>
        <w:t>。在浏览器中输入链接，可直接访问到论坛首页页面。在首页中，会分页显示置顶文章，最近发布内容。导航栏会显示多个板块信息。右侧分多个展示卡，分别显示浏览次数最多得几篇文章导航、评论最多得几篇文章导航、广告栏和友情链接。前端页面如图</w:t>
      </w:r>
      <w:r>
        <w:rPr>
          <w:rFonts w:hint="eastAsia"/>
        </w:rPr>
        <w:t>5-14</w:t>
      </w:r>
      <w:r>
        <w:rPr>
          <w:rFonts w:hint="eastAsia"/>
        </w:rPr>
        <w:t>所示。</w:t>
      </w:r>
    </w:p>
    <w:p w14:paraId="17A745CB" w14:textId="77777777" w:rsidR="00C76B89" w:rsidRDefault="00C76B89" w:rsidP="008C2089">
      <w:pPr>
        <w:pStyle w:val="a0"/>
      </w:pPr>
    </w:p>
    <w:p w14:paraId="072D43B5"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w:t>
      </w:r>
      <w:r w:rsidR="00F82BC1">
        <w:rPr>
          <w:rFonts w:ascii="黑体" w:eastAsia="黑体" w:hAnsi="黑体" w:cs="黑体" w:hint="eastAsia"/>
          <w:sz w:val="18"/>
          <w:szCs w:val="18"/>
        </w:rPr>
        <w:t>14论坛主页界面图</w:t>
      </w:r>
    </w:p>
    <w:p w14:paraId="6E8B2AC0" w14:textId="77777777" w:rsidR="00C76B89" w:rsidRPr="004E604D" w:rsidRDefault="00C76B89" w:rsidP="001B6365">
      <w:pPr>
        <w:pStyle w:val="3"/>
        <w:spacing w:beforeLines="100" w:before="286" w:afterLines="100" w:after="286" w:line="360" w:lineRule="exact"/>
        <w:jc w:val="left"/>
        <w:rPr>
          <w:rFonts w:ascii="黑体" w:eastAsia="黑体" w:hAnsi="黑体"/>
          <w:b w:val="0"/>
          <w:sz w:val="24"/>
          <w:szCs w:val="24"/>
        </w:rPr>
      </w:pPr>
      <w:bookmarkStart w:id="111" w:name="_Toc483089477"/>
      <w:bookmarkStart w:id="112" w:name="_Toc40901017"/>
      <w:r w:rsidRPr="004E604D">
        <w:rPr>
          <w:rFonts w:ascii="黑体" w:eastAsia="黑体" w:hAnsi="黑体" w:hint="eastAsia"/>
          <w:b w:val="0"/>
          <w:sz w:val="24"/>
          <w:szCs w:val="24"/>
        </w:rPr>
        <w:t>5.</w:t>
      </w:r>
      <w:r w:rsidR="00280CDD">
        <w:rPr>
          <w:rFonts w:ascii="黑体" w:eastAsia="黑体" w:hAnsi="黑体" w:hint="eastAsia"/>
          <w:b w:val="0"/>
          <w:sz w:val="24"/>
          <w:szCs w:val="24"/>
        </w:rPr>
        <w:t>2</w:t>
      </w:r>
      <w:r w:rsidRPr="004E604D">
        <w:rPr>
          <w:rFonts w:ascii="黑体" w:eastAsia="黑体" w:hAnsi="黑体" w:hint="eastAsia"/>
          <w:b w:val="0"/>
          <w:sz w:val="24"/>
          <w:szCs w:val="24"/>
        </w:rPr>
        <w:t>.2</w:t>
      </w:r>
      <w:r w:rsidR="00392B3F">
        <w:rPr>
          <w:rFonts w:ascii="黑体" w:eastAsia="黑体" w:hAnsi="黑体" w:hint="eastAsia"/>
          <w:b w:val="0"/>
          <w:sz w:val="24"/>
          <w:szCs w:val="24"/>
        </w:rPr>
        <w:t xml:space="preserve"> </w:t>
      </w:r>
      <w:bookmarkEnd w:id="111"/>
      <w:r w:rsidR="00F95244">
        <w:rPr>
          <w:rFonts w:ascii="黑体" w:eastAsia="黑体" w:hAnsi="黑体" w:hint="eastAsia"/>
          <w:b w:val="0"/>
          <w:sz w:val="24"/>
          <w:szCs w:val="24"/>
        </w:rPr>
        <w:t>板块详情页</w:t>
      </w:r>
      <w:bookmarkEnd w:id="112"/>
    </w:p>
    <w:p w14:paraId="6BF40A33" w14:textId="77777777" w:rsidR="00C76B89" w:rsidRPr="00C159D4" w:rsidRDefault="008427EE" w:rsidP="00007E85">
      <w:pPr>
        <w:pStyle w:val="aff6"/>
        <w:ind w:firstLine="480"/>
      </w:pPr>
      <w:r>
        <w:rPr>
          <w:rFonts w:hint="eastAsia"/>
        </w:rPr>
        <w:t>当点击上侧导航栏中的任一选项卡，</w:t>
      </w:r>
      <w:r w:rsidR="00C76B89" w:rsidRPr="00C159D4">
        <w:t xml:space="preserve"> </w:t>
      </w:r>
      <w:r>
        <w:rPr>
          <w:rFonts w:hint="eastAsia"/>
        </w:rPr>
        <w:t>即可进入对应的板块详情页。</w:t>
      </w:r>
      <w:r w:rsidR="00A36A87">
        <w:rPr>
          <w:rFonts w:hint="eastAsia"/>
        </w:rPr>
        <w:t>板块详情页会分页显示当前板块中的帖子内容，以时间排序。右侧展示卡中会分别展示最高热度的文章链接、讨论最多的文章链接。</w:t>
      </w:r>
      <w:r w:rsidR="0050069A">
        <w:rPr>
          <w:rFonts w:hint="eastAsia"/>
        </w:rPr>
        <w:t>详情如图</w:t>
      </w:r>
      <w:r w:rsidR="0050069A">
        <w:rPr>
          <w:rFonts w:hint="eastAsia"/>
        </w:rPr>
        <w:t>5-15</w:t>
      </w:r>
      <w:r w:rsidR="0050069A">
        <w:rPr>
          <w:rFonts w:hint="eastAsia"/>
        </w:rPr>
        <w:t>所示。</w:t>
      </w:r>
    </w:p>
    <w:p w14:paraId="0C382983" w14:textId="77777777" w:rsidR="00C76B89" w:rsidRDefault="003A3D6C" w:rsidP="008C2089">
      <w:pPr>
        <w:pStyle w:val="a0"/>
      </w:pPr>
      <w:r>
        <w:rPr>
          <w:noProof/>
        </w:rPr>
        <w:lastRenderedPageBreak/>
        <w:drawing>
          <wp:anchor distT="0" distB="0" distL="114300" distR="114300" simplePos="0" relativeHeight="251690496" behindDoc="0" locked="0" layoutInCell="1" allowOverlap="1" wp14:anchorId="6B2F511C" wp14:editId="11478A06">
            <wp:simplePos x="0" y="0"/>
            <wp:positionH relativeFrom="column">
              <wp:posOffset>1660</wp:posOffset>
            </wp:positionH>
            <wp:positionV relativeFrom="paragraph">
              <wp:posOffset>59055</wp:posOffset>
            </wp:positionV>
            <wp:extent cx="5939790" cy="4052570"/>
            <wp:effectExtent l="0" t="0" r="381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4052570"/>
                    </a:xfrm>
                    <a:prstGeom prst="rect">
                      <a:avLst/>
                    </a:prstGeom>
                  </pic:spPr>
                </pic:pic>
              </a:graphicData>
            </a:graphic>
            <wp14:sizeRelH relativeFrom="page">
              <wp14:pctWidth>0</wp14:pctWidth>
            </wp14:sizeRelH>
            <wp14:sizeRelV relativeFrom="page">
              <wp14:pctHeight>0</wp14:pctHeight>
            </wp14:sizeRelV>
          </wp:anchor>
        </w:drawing>
      </w:r>
    </w:p>
    <w:p w14:paraId="619D381E"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图5-1</w:t>
      </w:r>
      <w:r w:rsidR="003A3D6C">
        <w:rPr>
          <w:rFonts w:ascii="黑体" w:eastAsia="黑体" w:hAnsi="黑体" w:cs="黑体" w:hint="eastAsia"/>
          <w:sz w:val="18"/>
          <w:szCs w:val="18"/>
        </w:rPr>
        <w:t>5板块详情</w:t>
      </w:r>
      <w:r w:rsidRPr="009E7F68">
        <w:rPr>
          <w:rFonts w:ascii="黑体" w:eastAsia="黑体" w:hAnsi="黑体" w:cs="黑体" w:hint="eastAsia"/>
          <w:sz w:val="18"/>
          <w:szCs w:val="18"/>
        </w:rPr>
        <w:t>界面</w:t>
      </w:r>
      <w:r w:rsidRPr="009E7F68">
        <w:rPr>
          <w:rFonts w:ascii="黑体" w:eastAsia="黑体" w:hAnsi="黑体" w:cs="黑体"/>
          <w:sz w:val="18"/>
          <w:szCs w:val="18"/>
        </w:rPr>
        <w:t>图</w:t>
      </w:r>
      <w:bookmarkEnd w:id="108"/>
      <w:bookmarkEnd w:id="109"/>
    </w:p>
    <w:p w14:paraId="677EB335" w14:textId="77777777" w:rsidR="00C76B89" w:rsidRPr="004E604D" w:rsidRDefault="00C76B89" w:rsidP="001B6365">
      <w:pPr>
        <w:pStyle w:val="3"/>
        <w:spacing w:beforeLines="100" w:before="286" w:afterLines="100" w:after="286" w:line="360" w:lineRule="exact"/>
        <w:jc w:val="left"/>
        <w:rPr>
          <w:rFonts w:ascii="黑体" w:eastAsia="黑体" w:hAnsi="黑体"/>
          <w:b w:val="0"/>
          <w:sz w:val="24"/>
          <w:szCs w:val="24"/>
        </w:rPr>
      </w:pPr>
      <w:bookmarkStart w:id="113" w:name="_Toc483089478"/>
      <w:bookmarkStart w:id="114" w:name="_Toc40901018"/>
      <w:r w:rsidRPr="004E604D">
        <w:rPr>
          <w:rFonts w:ascii="黑体" w:eastAsia="黑体" w:hAnsi="黑体" w:hint="eastAsia"/>
          <w:b w:val="0"/>
          <w:sz w:val="24"/>
          <w:szCs w:val="24"/>
        </w:rPr>
        <w:t>5.</w:t>
      </w:r>
      <w:r w:rsidR="00C3351F">
        <w:rPr>
          <w:rFonts w:ascii="黑体" w:eastAsia="黑体" w:hAnsi="黑体" w:hint="eastAsia"/>
          <w:b w:val="0"/>
          <w:sz w:val="24"/>
          <w:szCs w:val="24"/>
        </w:rPr>
        <w:t>2</w:t>
      </w:r>
      <w:r w:rsidRPr="004E604D">
        <w:rPr>
          <w:rFonts w:ascii="黑体" w:eastAsia="黑体" w:hAnsi="黑体" w:hint="eastAsia"/>
          <w:b w:val="0"/>
          <w:sz w:val="24"/>
          <w:szCs w:val="24"/>
        </w:rPr>
        <w:t>.3</w:t>
      </w:r>
      <w:r w:rsidR="00392B3F">
        <w:rPr>
          <w:rFonts w:ascii="黑体" w:eastAsia="黑体" w:hAnsi="黑体" w:hint="eastAsia"/>
          <w:b w:val="0"/>
          <w:sz w:val="24"/>
          <w:szCs w:val="24"/>
        </w:rPr>
        <w:t xml:space="preserve"> </w:t>
      </w:r>
      <w:bookmarkEnd w:id="113"/>
      <w:r w:rsidR="00C3351F">
        <w:rPr>
          <w:rFonts w:ascii="黑体" w:eastAsia="黑体" w:hAnsi="黑体" w:hint="eastAsia"/>
          <w:b w:val="0"/>
          <w:sz w:val="24"/>
          <w:szCs w:val="24"/>
        </w:rPr>
        <w:t>文章</w:t>
      </w:r>
      <w:r w:rsidR="00E26A7C">
        <w:rPr>
          <w:rFonts w:ascii="黑体" w:eastAsia="黑体" w:hAnsi="黑体" w:hint="eastAsia"/>
          <w:b w:val="0"/>
          <w:sz w:val="24"/>
          <w:szCs w:val="24"/>
        </w:rPr>
        <w:t>内容</w:t>
      </w:r>
      <w:r w:rsidR="00C3351F">
        <w:rPr>
          <w:rFonts w:ascii="黑体" w:eastAsia="黑体" w:hAnsi="黑体" w:hint="eastAsia"/>
          <w:b w:val="0"/>
          <w:sz w:val="24"/>
          <w:szCs w:val="24"/>
        </w:rPr>
        <w:t>展示</w:t>
      </w:r>
      <w:r w:rsidR="00E26A7C">
        <w:rPr>
          <w:rFonts w:ascii="黑体" w:eastAsia="黑体" w:hAnsi="黑体" w:hint="eastAsia"/>
          <w:b w:val="0"/>
          <w:sz w:val="24"/>
          <w:szCs w:val="24"/>
        </w:rPr>
        <w:t>页</w:t>
      </w:r>
      <w:bookmarkEnd w:id="114"/>
    </w:p>
    <w:p w14:paraId="02ADF011" w14:textId="77777777" w:rsidR="00C76B89" w:rsidRPr="00C159D4" w:rsidRDefault="002F0E28" w:rsidP="00007E85">
      <w:pPr>
        <w:pStyle w:val="aff6"/>
        <w:ind w:firstLine="480"/>
      </w:pPr>
      <w:r>
        <w:rPr>
          <w:rFonts w:hint="eastAsia"/>
        </w:rPr>
        <w:t>当你想要浏览一篇文章的时候，点击任意页面的文章标题，均可调转到文章详情页面。</w:t>
      </w:r>
      <w:r w:rsidR="00BA62AB">
        <w:rPr>
          <w:rFonts w:hint="eastAsia"/>
        </w:rPr>
        <w:t>文章详情页面会显示文章标题、发布用户、发布时间、是否置顶、文章内容、文章类型等信息</w:t>
      </w:r>
      <w:r w:rsidR="00A3080E">
        <w:rPr>
          <w:rFonts w:hint="eastAsia"/>
        </w:rPr>
        <w:t>。右侧展示卡中分别展示了发布用户的信息、文章分类信息、本周讨论最多的文章等信息。</w:t>
      </w:r>
      <w:r w:rsidR="001F205B">
        <w:rPr>
          <w:rFonts w:hint="eastAsia"/>
        </w:rPr>
        <w:t>页面底部，会显示用户的评论信息，如果评论信息过多，可流式加载。也可以发布回帖信息，前提是需要登录，如果你没有登录就选择回帖，那么系统会自动跳转到登录页面。</w:t>
      </w:r>
      <w:r w:rsidR="00C11C69">
        <w:rPr>
          <w:rFonts w:hint="eastAsia"/>
        </w:rPr>
        <w:t>详情如图</w:t>
      </w:r>
      <w:r w:rsidR="00C11C69">
        <w:rPr>
          <w:rFonts w:hint="eastAsia"/>
        </w:rPr>
        <w:t>5-16</w:t>
      </w:r>
      <w:r w:rsidR="00C11C69">
        <w:rPr>
          <w:rFonts w:hint="eastAsia"/>
        </w:rPr>
        <w:t>所示。</w:t>
      </w:r>
    </w:p>
    <w:p w14:paraId="65DF80A9" w14:textId="77777777" w:rsidR="00C76B89" w:rsidRDefault="00CB339E" w:rsidP="00B01091">
      <w:pPr>
        <w:pStyle w:val="a0"/>
        <w:ind w:firstLineChars="300" w:firstLine="630"/>
      </w:pPr>
      <w:r>
        <w:rPr>
          <w:noProof/>
        </w:rPr>
        <w:lastRenderedPageBreak/>
        <w:drawing>
          <wp:anchor distT="0" distB="0" distL="114300" distR="114300" simplePos="0" relativeHeight="251686400" behindDoc="0" locked="0" layoutInCell="1" allowOverlap="1" wp14:anchorId="0086BC8F" wp14:editId="4BFC6C27">
            <wp:simplePos x="0" y="0"/>
            <wp:positionH relativeFrom="column">
              <wp:posOffset>2101</wp:posOffset>
            </wp:positionH>
            <wp:positionV relativeFrom="paragraph">
              <wp:posOffset>24130</wp:posOffset>
            </wp:positionV>
            <wp:extent cx="5939790" cy="6853555"/>
            <wp:effectExtent l="0" t="0" r="3810"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9790" cy="6853555"/>
                    </a:xfrm>
                    <a:prstGeom prst="rect">
                      <a:avLst/>
                    </a:prstGeom>
                  </pic:spPr>
                </pic:pic>
              </a:graphicData>
            </a:graphic>
            <wp14:sizeRelH relativeFrom="page">
              <wp14:pctWidth>0</wp14:pctWidth>
            </wp14:sizeRelH>
            <wp14:sizeRelV relativeFrom="page">
              <wp14:pctHeight>0</wp14:pctHeight>
            </wp14:sizeRelV>
          </wp:anchor>
        </w:drawing>
      </w:r>
    </w:p>
    <w:p w14:paraId="4A57ADFC" w14:textId="77777777" w:rsidR="00C76B89" w:rsidRPr="009E7F68" w:rsidRDefault="00C76B89" w:rsidP="003351C1">
      <w:pPr>
        <w:spacing w:beforeLines="50" w:before="143" w:afterLines="50" w:after="143"/>
        <w:jc w:val="center"/>
        <w:rPr>
          <w:rFonts w:ascii="黑体" w:eastAsia="黑体" w:hAnsi="黑体" w:cs="黑体"/>
          <w:sz w:val="18"/>
          <w:szCs w:val="18"/>
        </w:rPr>
      </w:pPr>
      <w:r w:rsidRPr="009E7F68">
        <w:rPr>
          <w:rFonts w:ascii="黑体" w:eastAsia="黑体" w:hAnsi="黑体" w:cs="黑体" w:hint="eastAsia"/>
          <w:sz w:val="18"/>
          <w:szCs w:val="18"/>
        </w:rPr>
        <w:t>图5-1</w:t>
      </w:r>
      <w:r w:rsidR="00CB339E">
        <w:rPr>
          <w:rFonts w:ascii="黑体" w:eastAsia="黑体" w:hAnsi="黑体" w:cs="黑体" w:hint="eastAsia"/>
          <w:sz w:val="18"/>
          <w:szCs w:val="18"/>
        </w:rPr>
        <w:t>6帖子详情</w:t>
      </w:r>
      <w:r w:rsidR="00DD0038">
        <w:rPr>
          <w:rFonts w:ascii="黑体" w:eastAsia="黑体" w:hAnsi="黑体" w:cs="黑体" w:hint="eastAsia"/>
          <w:sz w:val="18"/>
          <w:szCs w:val="18"/>
        </w:rPr>
        <w:t>展示图</w:t>
      </w:r>
    </w:p>
    <w:p w14:paraId="20BA7E2E" w14:textId="77777777" w:rsidR="00C76B89" w:rsidRPr="004E604D" w:rsidRDefault="00C76B89" w:rsidP="001B6365">
      <w:pPr>
        <w:pStyle w:val="3"/>
        <w:spacing w:beforeLines="100" w:before="286" w:afterLines="100" w:after="286" w:line="360" w:lineRule="exact"/>
        <w:jc w:val="left"/>
        <w:rPr>
          <w:rFonts w:ascii="黑体" w:eastAsia="黑体" w:hAnsi="黑体"/>
          <w:b w:val="0"/>
          <w:sz w:val="24"/>
          <w:szCs w:val="24"/>
        </w:rPr>
      </w:pPr>
      <w:bookmarkStart w:id="115" w:name="_Toc483089479"/>
      <w:bookmarkStart w:id="116" w:name="_Toc40901019"/>
      <w:r w:rsidRPr="004E604D">
        <w:rPr>
          <w:rFonts w:ascii="黑体" w:eastAsia="黑体" w:hAnsi="黑体" w:hint="eastAsia"/>
          <w:b w:val="0"/>
          <w:sz w:val="24"/>
          <w:szCs w:val="24"/>
        </w:rPr>
        <w:t>5.</w:t>
      </w:r>
      <w:r w:rsidR="004E17D5">
        <w:rPr>
          <w:rFonts w:ascii="黑体" w:eastAsia="黑体" w:hAnsi="黑体" w:hint="eastAsia"/>
          <w:b w:val="0"/>
          <w:sz w:val="24"/>
          <w:szCs w:val="24"/>
        </w:rPr>
        <w:t>2</w:t>
      </w:r>
      <w:r w:rsidRPr="004E604D">
        <w:rPr>
          <w:rFonts w:ascii="黑体" w:eastAsia="黑体" w:hAnsi="黑体" w:hint="eastAsia"/>
          <w:b w:val="0"/>
          <w:sz w:val="24"/>
          <w:szCs w:val="24"/>
        </w:rPr>
        <w:t>.4</w:t>
      </w:r>
      <w:r w:rsidR="00392B3F">
        <w:rPr>
          <w:rFonts w:ascii="黑体" w:eastAsia="黑体" w:hAnsi="黑体" w:hint="eastAsia"/>
          <w:b w:val="0"/>
          <w:sz w:val="24"/>
          <w:szCs w:val="24"/>
        </w:rPr>
        <w:t xml:space="preserve"> </w:t>
      </w:r>
      <w:bookmarkEnd w:id="115"/>
      <w:r w:rsidR="004E17D5">
        <w:rPr>
          <w:rFonts w:ascii="黑体" w:eastAsia="黑体" w:hAnsi="黑体" w:hint="eastAsia"/>
          <w:b w:val="0"/>
          <w:sz w:val="24"/>
          <w:szCs w:val="24"/>
        </w:rPr>
        <w:t>多级评论展示</w:t>
      </w:r>
      <w:bookmarkEnd w:id="116"/>
    </w:p>
    <w:p w14:paraId="2D877830" w14:textId="77777777" w:rsidR="00C76B89" w:rsidRPr="00B77796" w:rsidRDefault="00D6694F" w:rsidP="00007E85">
      <w:pPr>
        <w:pStyle w:val="aff6"/>
        <w:ind w:firstLine="480"/>
      </w:pPr>
      <w:r>
        <w:rPr>
          <w:rFonts w:hint="eastAsia"/>
        </w:rPr>
        <w:t>在文章的详细页面中，可现实对文章的回帖信息一级对回帖信息的评论信息，当回复数据过多时，会流式加载更多的评论信息</w:t>
      </w:r>
      <w:r w:rsidR="00CC0601">
        <w:rPr>
          <w:rFonts w:hint="eastAsia"/>
        </w:rPr>
        <w:t>。</w:t>
      </w:r>
      <w:r w:rsidR="00261BB6">
        <w:rPr>
          <w:rFonts w:hint="eastAsia"/>
        </w:rPr>
        <w:t>详情如图</w:t>
      </w:r>
      <w:r w:rsidR="00261BB6">
        <w:rPr>
          <w:rFonts w:hint="eastAsia"/>
        </w:rPr>
        <w:t>5-17</w:t>
      </w:r>
      <w:r w:rsidR="00261BB6">
        <w:rPr>
          <w:rFonts w:hint="eastAsia"/>
        </w:rPr>
        <w:t>所示。</w:t>
      </w:r>
    </w:p>
    <w:p w14:paraId="411A9C3C" w14:textId="77777777" w:rsidR="00F564E9" w:rsidRDefault="00DE7BE8" w:rsidP="003351C1">
      <w:pPr>
        <w:spacing w:beforeLines="50" w:before="143" w:afterLines="50" w:after="143"/>
        <w:jc w:val="center"/>
        <w:rPr>
          <w:rFonts w:ascii="黑体" w:eastAsia="黑体" w:hAnsi="黑体"/>
        </w:rPr>
      </w:pPr>
      <w:r>
        <w:rPr>
          <w:rFonts w:ascii="黑体" w:eastAsia="黑体" w:hAnsi="黑体" w:hint="eastAsia"/>
        </w:rPr>
        <w:t xml:space="preserve"> </w:t>
      </w:r>
    </w:p>
    <w:p w14:paraId="34E8789F" w14:textId="77777777" w:rsidR="00C76B89" w:rsidRPr="009E7F68" w:rsidRDefault="00E27205" w:rsidP="003351C1">
      <w:pPr>
        <w:spacing w:beforeLines="50" w:before="143" w:afterLines="50" w:after="143"/>
        <w:jc w:val="center"/>
        <w:rPr>
          <w:rFonts w:ascii="黑体" w:eastAsia="黑体" w:hAnsi="黑体" w:cs="黑体"/>
          <w:sz w:val="18"/>
          <w:szCs w:val="18"/>
        </w:rPr>
      </w:pPr>
      <w:r>
        <w:rPr>
          <w:noProof/>
        </w:rPr>
        <w:lastRenderedPageBreak/>
        <w:drawing>
          <wp:anchor distT="0" distB="0" distL="114300" distR="114300" simplePos="0" relativeHeight="251688448" behindDoc="0" locked="0" layoutInCell="1" allowOverlap="1" wp14:anchorId="2DCDE278" wp14:editId="4E75F3C7">
            <wp:simplePos x="0" y="0"/>
            <wp:positionH relativeFrom="column">
              <wp:posOffset>400685</wp:posOffset>
            </wp:positionH>
            <wp:positionV relativeFrom="paragraph">
              <wp:posOffset>212432</wp:posOffset>
            </wp:positionV>
            <wp:extent cx="4958715" cy="57816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58715" cy="5781675"/>
                    </a:xfrm>
                    <a:prstGeom prst="rect">
                      <a:avLst/>
                    </a:prstGeom>
                  </pic:spPr>
                </pic:pic>
              </a:graphicData>
            </a:graphic>
            <wp14:sizeRelH relativeFrom="page">
              <wp14:pctWidth>0</wp14:pctWidth>
            </wp14:sizeRelH>
            <wp14:sizeRelV relativeFrom="page">
              <wp14:pctHeight>0</wp14:pctHeight>
            </wp14:sizeRelV>
          </wp:anchor>
        </w:drawing>
      </w:r>
      <w:r w:rsidR="00C76B89" w:rsidRPr="009E7F68">
        <w:rPr>
          <w:rFonts w:ascii="黑体" w:eastAsia="黑体" w:hAnsi="黑体" w:cs="黑体" w:hint="eastAsia"/>
          <w:sz w:val="18"/>
          <w:szCs w:val="18"/>
        </w:rPr>
        <w:t>图5-1</w:t>
      </w:r>
      <w:r>
        <w:rPr>
          <w:rFonts w:ascii="黑体" w:eastAsia="黑体" w:hAnsi="黑体" w:cs="黑体" w:hint="eastAsia"/>
          <w:sz w:val="18"/>
          <w:szCs w:val="18"/>
        </w:rPr>
        <w:t>7评论及多级评论界面图</w:t>
      </w:r>
    </w:p>
    <w:p w14:paraId="556848E6" w14:textId="77777777" w:rsidR="001E2EC8" w:rsidRPr="00CC3C8C" w:rsidRDefault="001E2EC8" w:rsidP="001E2EC8">
      <w:pPr>
        <w:pStyle w:val="3"/>
        <w:spacing w:beforeLines="100" w:before="286" w:afterLines="100" w:after="286" w:line="360" w:lineRule="exact"/>
        <w:jc w:val="left"/>
        <w:rPr>
          <w:rFonts w:ascii="黑体" w:eastAsia="黑体" w:hAnsi="黑体"/>
          <w:b w:val="0"/>
          <w:sz w:val="24"/>
          <w:szCs w:val="24"/>
        </w:rPr>
      </w:pPr>
      <w:bookmarkStart w:id="117" w:name="_Toc40901020"/>
      <w:r w:rsidRPr="00CC3C8C">
        <w:rPr>
          <w:rFonts w:ascii="黑体" w:eastAsia="黑体" w:hAnsi="黑体" w:hint="eastAsia"/>
          <w:b w:val="0"/>
          <w:sz w:val="24"/>
          <w:szCs w:val="24"/>
        </w:rPr>
        <w:t>5.2.5用户中心页面</w:t>
      </w:r>
      <w:bookmarkEnd w:id="117"/>
    </w:p>
    <w:p w14:paraId="1CC170EE" w14:textId="77777777" w:rsidR="001E2EC8" w:rsidRDefault="00D27AB8" w:rsidP="00007E85">
      <w:pPr>
        <w:pStyle w:val="aff6"/>
        <w:ind w:firstLine="480"/>
      </w:pPr>
      <w:r>
        <w:rPr>
          <w:noProof/>
        </w:rPr>
        <w:lastRenderedPageBreak/>
        <w:drawing>
          <wp:anchor distT="0" distB="0" distL="114300" distR="114300" simplePos="0" relativeHeight="251692544" behindDoc="0" locked="0" layoutInCell="1" allowOverlap="1" wp14:anchorId="1E15FF7F" wp14:editId="4CF77BAF">
            <wp:simplePos x="0" y="0"/>
            <wp:positionH relativeFrom="column">
              <wp:posOffset>-1270</wp:posOffset>
            </wp:positionH>
            <wp:positionV relativeFrom="paragraph">
              <wp:posOffset>539115</wp:posOffset>
            </wp:positionV>
            <wp:extent cx="5939790" cy="3089275"/>
            <wp:effectExtent l="0" t="0" r="381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9790" cy="3089275"/>
                    </a:xfrm>
                    <a:prstGeom prst="rect">
                      <a:avLst/>
                    </a:prstGeom>
                  </pic:spPr>
                </pic:pic>
              </a:graphicData>
            </a:graphic>
            <wp14:sizeRelH relativeFrom="page">
              <wp14:pctWidth>0</wp14:pctWidth>
            </wp14:sizeRelH>
            <wp14:sizeRelV relativeFrom="page">
              <wp14:pctHeight>0</wp14:pctHeight>
            </wp14:sizeRelV>
          </wp:anchor>
        </w:drawing>
      </w:r>
      <w:r w:rsidR="00CC3C8C">
        <w:rPr>
          <w:rFonts w:hint="eastAsia"/>
        </w:rPr>
        <w:t>当点击上侧导航中我发表的帖子或我收藏的帖子时，会跳转到用户中心，可查看我发布的帖子信息和我收藏的帖子信息。分页显示，以时间排序。具体如图</w:t>
      </w:r>
      <w:r w:rsidR="00CC3C8C">
        <w:rPr>
          <w:rFonts w:hint="eastAsia"/>
        </w:rPr>
        <w:t>5-18</w:t>
      </w:r>
      <w:r w:rsidR="00CC3C8C">
        <w:rPr>
          <w:rFonts w:hint="eastAsia"/>
        </w:rPr>
        <w:t>所示。</w:t>
      </w:r>
    </w:p>
    <w:p w14:paraId="441617FA" w14:textId="77777777" w:rsidR="00D27AB8" w:rsidRDefault="00D27AB8" w:rsidP="00D27AB8">
      <w:pPr>
        <w:pStyle w:val="a0"/>
        <w:ind w:firstLine="360"/>
        <w:jc w:val="center"/>
        <w:rPr>
          <w:rFonts w:ascii="黑体" w:eastAsia="黑体" w:hAnsi="黑体" w:cs="黑体"/>
          <w:sz w:val="18"/>
          <w:szCs w:val="18"/>
        </w:rPr>
      </w:pPr>
      <w:r w:rsidRPr="009E7F68">
        <w:rPr>
          <w:rFonts w:ascii="黑体" w:eastAsia="黑体" w:hAnsi="黑体" w:cs="黑体" w:hint="eastAsia"/>
          <w:sz w:val="18"/>
          <w:szCs w:val="18"/>
        </w:rPr>
        <w:t>图5-1</w:t>
      </w:r>
      <w:r>
        <w:rPr>
          <w:rFonts w:ascii="黑体" w:eastAsia="黑体" w:hAnsi="黑体" w:cs="黑体" w:hint="eastAsia"/>
          <w:sz w:val="18"/>
          <w:szCs w:val="18"/>
        </w:rPr>
        <w:t>8用户中心界面图</w:t>
      </w:r>
    </w:p>
    <w:p w14:paraId="1EA2B088" w14:textId="77777777" w:rsidR="00572D9C" w:rsidRDefault="00572D9C" w:rsidP="00D27AB8">
      <w:pPr>
        <w:pStyle w:val="a0"/>
        <w:ind w:firstLine="360"/>
        <w:jc w:val="center"/>
        <w:rPr>
          <w:rFonts w:ascii="黑体" w:eastAsia="黑体" w:hAnsi="黑体" w:cs="黑体"/>
          <w:sz w:val="18"/>
          <w:szCs w:val="18"/>
        </w:rPr>
      </w:pPr>
    </w:p>
    <w:p w14:paraId="625B1BA9" w14:textId="77777777" w:rsidR="00572D9C" w:rsidRDefault="00572D9C" w:rsidP="00572D9C">
      <w:pPr>
        <w:pStyle w:val="3"/>
        <w:spacing w:beforeLines="100" w:before="286" w:afterLines="100" w:after="286" w:line="360" w:lineRule="exact"/>
        <w:jc w:val="left"/>
        <w:rPr>
          <w:rFonts w:ascii="黑体" w:eastAsia="黑体" w:hAnsi="黑体"/>
          <w:b w:val="0"/>
          <w:sz w:val="24"/>
          <w:szCs w:val="24"/>
        </w:rPr>
      </w:pPr>
      <w:bookmarkStart w:id="118" w:name="_Toc40901021"/>
      <w:r w:rsidRPr="00572D9C">
        <w:rPr>
          <w:rFonts w:ascii="黑体" w:eastAsia="黑体" w:hAnsi="黑体" w:hint="eastAsia"/>
          <w:b w:val="0"/>
          <w:sz w:val="24"/>
          <w:szCs w:val="24"/>
        </w:rPr>
        <w:t>5.2.6用户主页</w:t>
      </w:r>
      <w:bookmarkEnd w:id="118"/>
    </w:p>
    <w:p w14:paraId="5C40FC75" w14:textId="77777777" w:rsidR="00572D9C" w:rsidRDefault="008F7CFF" w:rsidP="00007E85">
      <w:pPr>
        <w:pStyle w:val="aff6"/>
        <w:ind w:firstLine="480"/>
      </w:pPr>
      <w:r>
        <w:rPr>
          <w:noProof/>
        </w:rPr>
        <w:drawing>
          <wp:anchor distT="0" distB="0" distL="114300" distR="114300" simplePos="0" relativeHeight="251694592" behindDoc="0" locked="0" layoutInCell="1" allowOverlap="1" wp14:anchorId="4D50CC87" wp14:editId="2FC33CB9">
            <wp:simplePos x="0" y="0"/>
            <wp:positionH relativeFrom="column">
              <wp:posOffset>-2540</wp:posOffset>
            </wp:positionH>
            <wp:positionV relativeFrom="paragraph">
              <wp:posOffset>628650</wp:posOffset>
            </wp:positionV>
            <wp:extent cx="5939790" cy="3108960"/>
            <wp:effectExtent l="0" t="0" r="381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9790" cy="3108960"/>
                    </a:xfrm>
                    <a:prstGeom prst="rect">
                      <a:avLst/>
                    </a:prstGeom>
                  </pic:spPr>
                </pic:pic>
              </a:graphicData>
            </a:graphic>
            <wp14:sizeRelH relativeFrom="page">
              <wp14:pctWidth>0</wp14:pctWidth>
            </wp14:sizeRelH>
            <wp14:sizeRelV relativeFrom="page">
              <wp14:pctHeight>0</wp14:pctHeight>
            </wp14:sizeRelV>
          </wp:anchor>
        </w:drawing>
      </w:r>
      <w:r w:rsidR="00572D9C">
        <w:rPr>
          <w:rFonts w:hint="eastAsia"/>
        </w:rPr>
        <w:t>当点击任一用户头像，或从自己头像处，可进入用户主页，用户主页中可看到用户的基本信息，当你浏览他人的信息时，可以选择关注用户。</w:t>
      </w:r>
      <w:r>
        <w:rPr>
          <w:rFonts w:hint="eastAsia"/>
        </w:rPr>
        <w:t>详情如图</w:t>
      </w:r>
      <w:r>
        <w:rPr>
          <w:rFonts w:hint="eastAsia"/>
        </w:rPr>
        <w:t>5-19</w:t>
      </w:r>
      <w:r>
        <w:rPr>
          <w:rFonts w:hint="eastAsia"/>
        </w:rPr>
        <w:t>所示。</w:t>
      </w:r>
    </w:p>
    <w:p w14:paraId="4421FB15" w14:textId="77777777" w:rsidR="008F7CFF" w:rsidRDefault="008F7CFF" w:rsidP="008F7CFF">
      <w:pPr>
        <w:pStyle w:val="a0"/>
        <w:ind w:firstLine="360"/>
        <w:jc w:val="center"/>
        <w:rPr>
          <w:rFonts w:ascii="黑体" w:eastAsia="黑体" w:hAnsi="黑体" w:cs="黑体"/>
          <w:sz w:val="18"/>
          <w:szCs w:val="18"/>
        </w:rPr>
      </w:pPr>
      <w:r w:rsidRPr="009E7F68">
        <w:rPr>
          <w:rFonts w:ascii="黑体" w:eastAsia="黑体" w:hAnsi="黑体" w:cs="黑体" w:hint="eastAsia"/>
          <w:sz w:val="18"/>
          <w:szCs w:val="18"/>
        </w:rPr>
        <w:t>图5</w:t>
      </w:r>
      <w:r>
        <w:rPr>
          <w:rFonts w:ascii="黑体" w:eastAsia="黑体" w:hAnsi="黑体" w:cs="黑体" w:hint="eastAsia"/>
          <w:sz w:val="18"/>
          <w:szCs w:val="18"/>
        </w:rPr>
        <w:t>-19用户主页图</w:t>
      </w:r>
    </w:p>
    <w:p w14:paraId="66AA21A7" w14:textId="77777777" w:rsidR="008F7CFF" w:rsidRDefault="00331714" w:rsidP="00331714">
      <w:pPr>
        <w:pStyle w:val="3"/>
        <w:spacing w:beforeLines="100" w:before="286" w:afterLines="100" w:after="286" w:line="360" w:lineRule="exact"/>
        <w:jc w:val="left"/>
        <w:rPr>
          <w:rFonts w:ascii="黑体" w:eastAsia="黑体" w:hAnsi="黑体"/>
          <w:b w:val="0"/>
          <w:sz w:val="24"/>
          <w:szCs w:val="24"/>
        </w:rPr>
      </w:pPr>
      <w:bookmarkStart w:id="119" w:name="_Toc40901022"/>
      <w:r w:rsidRPr="00331714">
        <w:rPr>
          <w:rFonts w:ascii="黑体" w:eastAsia="黑体" w:hAnsi="黑体" w:hint="eastAsia"/>
          <w:b w:val="0"/>
          <w:sz w:val="24"/>
          <w:szCs w:val="24"/>
        </w:rPr>
        <w:lastRenderedPageBreak/>
        <w:t>5.2.7用户信息修改页</w:t>
      </w:r>
      <w:bookmarkEnd w:id="119"/>
    </w:p>
    <w:p w14:paraId="27D9F962" w14:textId="77777777" w:rsidR="00331714" w:rsidRDefault="00B3546F" w:rsidP="00007E85">
      <w:pPr>
        <w:pStyle w:val="aff6"/>
        <w:ind w:firstLine="480"/>
      </w:pPr>
      <w:r>
        <w:rPr>
          <w:noProof/>
        </w:rPr>
        <w:drawing>
          <wp:anchor distT="0" distB="0" distL="114300" distR="114300" simplePos="0" relativeHeight="251696640" behindDoc="0" locked="0" layoutInCell="1" allowOverlap="1" wp14:anchorId="6FFD4B56" wp14:editId="6340230B">
            <wp:simplePos x="0" y="0"/>
            <wp:positionH relativeFrom="column">
              <wp:posOffset>-3810</wp:posOffset>
            </wp:positionH>
            <wp:positionV relativeFrom="paragraph">
              <wp:posOffset>595630</wp:posOffset>
            </wp:positionV>
            <wp:extent cx="5520690" cy="2852420"/>
            <wp:effectExtent l="0" t="0" r="3810" b="508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20690" cy="2852420"/>
                    </a:xfrm>
                    <a:prstGeom prst="rect">
                      <a:avLst/>
                    </a:prstGeom>
                  </pic:spPr>
                </pic:pic>
              </a:graphicData>
            </a:graphic>
            <wp14:sizeRelH relativeFrom="page">
              <wp14:pctWidth>0</wp14:pctWidth>
            </wp14:sizeRelH>
            <wp14:sizeRelV relativeFrom="page">
              <wp14:pctHeight>0</wp14:pctHeight>
            </wp14:sizeRelV>
          </wp:anchor>
        </w:drawing>
      </w:r>
      <w:r w:rsidR="00331714">
        <w:rPr>
          <w:rFonts w:hint="eastAsia"/>
        </w:rPr>
        <w:t>点击基本设计导航，可进入用户信息修改页面。在用户信息修改页面，可以更改用户本身信息，比如修改密码，重新上传头像，修改用户名、性别等。具体如图</w:t>
      </w:r>
      <w:r w:rsidR="00331714">
        <w:rPr>
          <w:rFonts w:hint="eastAsia"/>
        </w:rPr>
        <w:t>5-20</w:t>
      </w:r>
      <w:r w:rsidR="00331714">
        <w:rPr>
          <w:rFonts w:hint="eastAsia"/>
        </w:rPr>
        <w:t>所示。</w:t>
      </w:r>
    </w:p>
    <w:p w14:paraId="7040E5C9" w14:textId="77777777" w:rsidR="00B3546F" w:rsidRDefault="00B3546F" w:rsidP="00B3546F">
      <w:pPr>
        <w:pStyle w:val="a0"/>
        <w:ind w:firstLine="360"/>
        <w:jc w:val="center"/>
        <w:rPr>
          <w:rFonts w:ascii="黑体" w:eastAsia="黑体" w:hAnsi="黑体" w:cs="黑体"/>
          <w:sz w:val="18"/>
          <w:szCs w:val="18"/>
        </w:rPr>
      </w:pPr>
      <w:r w:rsidRPr="009E7F68">
        <w:rPr>
          <w:rFonts w:ascii="黑体" w:eastAsia="黑体" w:hAnsi="黑体" w:cs="黑体" w:hint="eastAsia"/>
          <w:sz w:val="18"/>
          <w:szCs w:val="18"/>
        </w:rPr>
        <w:t>图5</w:t>
      </w:r>
      <w:r>
        <w:rPr>
          <w:rFonts w:ascii="黑体" w:eastAsia="黑体" w:hAnsi="黑体" w:cs="黑体" w:hint="eastAsia"/>
          <w:sz w:val="18"/>
          <w:szCs w:val="18"/>
        </w:rPr>
        <w:t>-20用户信息修改页面</w:t>
      </w:r>
    </w:p>
    <w:p w14:paraId="04BC5146" w14:textId="77777777" w:rsidR="00331714" w:rsidRDefault="008B04BA" w:rsidP="008B04BA">
      <w:pPr>
        <w:pStyle w:val="3"/>
        <w:spacing w:beforeLines="100" w:before="286" w:afterLines="100" w:after="286" w:line="360" w:lineRule="exact"/>
        <w:jc w:val="left"/>
        <w:rPr>
          <w:rFonts w:ascii="黑体" w:eastAsia="黑体" w:hAnsi="黑体"/>
          <w:b w:val="0"/>
          <w:sz w:val="24"/>
          <w:szCs w:val="24"/>
        </w:rPr>
      </w:pPr>
      <w:bookmarkStart w:id="120" w:name="_Toc40901023"/>
      <w:r w:rsidRPr="008B04BA">
        <w:rPr>
          <w:rFonts w:ascii="黑体" w:eastAsia="黑体" w:hAnsi="黑体" w:hint="eastAsia"/>
          <w:b w:val="0"/>
          <w:sz w:val="24"/>
          <w:szCs w:val="24"/>
        </w:rPr>
        <w:t>5.2.8站内消息显示页面</w:t>
      </w:r>
      <w:bookmarkEnd w:id="120"/>
    </w:p>
    <w:p w14:paraId="4786AAA5" w14:textId="77777777" w:rsidR="008B04BA" w:rsidRDefault="00E8378E" w:rsidP="00007E85">
      <w:pPr>
        <w:pStyle w:val="aff6"/>
        <w:ind w:firstLine="480"/>
      </w:pPr>
      <w:bookmarkStart w:id="121" w:name="_Toc483089482"/>
      <w:r>
        <w:rPr>
          <w:noProof/>
        </w:rPr>
        <w:drawing>
          <wp:anchor distT="0" distB="0" distL="114300" distR="114300" simplePos="0" relativeHeight="251698688" behindDoc="0" locked="0" layoutInCell="1" allowOverlap="1" wp14:anchorId="2E8D4021" wp14:editId="7BE1F160">
            <wp:simplePos x="0" y="0"/>
            <wp:positionH relativeFrom="column">
              <wp:posOffset>5080</wp:posOffset>
            </wp:positionH>
            <wp:positionV relativeFrom="paragraph">
              <wp:posOffset>789305</wp:posOffset>
            </wp:positionV>
            <wp:extent cx="5710555" cy="2960370"/>
            <wp:effectExtent l="0" t="0" r="444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10555" cy="2960370"/>
                    </a:xfrm>
                    <a:prstGeom prst="rect">
                      <a:avLst/>
                    </a:prstGeom>
                  </pic:spPr>
                </pic:pic>
              </a:graphicData>
            </a:graphic>
            <wp14:sizeRelH relativeFrom="page">
              <wp14:pctWidth>0</wp14:pctWidth>
            </wp14:sizeRelH>
            <wp14:sizeRelV relativeFrom="page">
              <wp14:pctHeight>0</wp14:pctHeight>
            </wp14:sizeRelV>
          </wp:anchor>
        </w:drawing>
      </w:r>
      <w:r w:rsidR="008B04BA">
        <w:rPr>
          <w:rFonts w:hint="eastAsia"/>
        </w:rPr>
        <w:t>当一个用户评论了你发布的帖子，或者回复了你的回帖信息，亦或者其他用户关注你，都会触发系统产生一封站内信，当你点击我的消息选项时，会展示站内信息。</w:t>
      </w:r>
      <w:r>
        <w:rPr>
          <w:rFonts w:hint="eastAsia"/>
        </w:rPr>
        <w:t>具体如图</w:t>
      </w:r>
      <w:r>
        <w:rPr>
          <w:rFonts w:hint="eastAsia"/>
        </w:rPr>
        <w:t>5-21</w:t>
      </w:r>
      <w:r>
        <w:rPr>
          <w:rFonts w:hint="eastAsia"/>
        </w:rPr>
        <w:t>所示。</w:t>
      </w:r>
    </w:p>
    <w:p w14:paraId="73F52171" w14:textId="54D29EA9" w:rsidR="00986881" w:rsidRDefault="00E8378E" w:rsidP="00DD1C3A">
      <w:pPr>
        <w:pStyle w:val="a0"/>
        <w:ind w:firstLine="360"/>
        <w:jc w:val="center"/>
      </w:pPr>
      <w:r w:rsidRPr="009E7F68">
        <w:rPr>
          <w:rFonts w:ascii="黑体" w:eastAsia="黑体" w:hAnsi="黑体" w:cs="黑体" w:hint="eastAsia"/>
          <w:sz w:val="18"/>
          <w:szCs w:val="18"/>
        </w:rPr>
        <w:t>图5</w:t>
      </w:r>
      <w:r>
        <w:rPr>
          <w:rFonts w:ascii="黑体" w:eastAsia="黑体" w:hAnsi="黑体" w:cs="黑体" w:hint="eastAsia"/>
          <w:sz w:val="18"/>
          <w:szCs w:val="18"/>
        </w:rPr>
        <w:t>-21站内信息展示</w:t>
      </w:r>
      <w:r w:rsidR="00A26660">
        <w:rPr>
          <w:rFonts w:ascii="黑体" w:eastAsia="黑体" w:hAnsi="黑体" w:cs="黑体" w:hint="eastAsia"/>
          <w:sz w:val="18"/>
          <w:szCs w:val="18"/>
        </w:rPr>
        <w:t>页</w:t>
      </w:r>
      <w:r w:rsidR="00986881">
        <w:br w:type="page"/>
      </w:r>
    </w:p>
    <w:p w14:paraId="069295FD" w14:textId="77777777" w:rsidR="00C76B89" w:rsidRPr="00D4736F" w:rsidRDefault="00FD516B" w:rsidP="00D4736F">
      <w:pPr>
        <w:pStyle w:val="1"/>
        <w:spacing w:before="800" w:after="400" w:line="400" w:lineRule="exact"/>
        <w:jc w:val="center"/>
        <w:rPr>
          <w:rFonts w:ascii="黑体" w:eastAsia="黑体" w:hAnsi="黑体"/>
          <w:b w:val="0"/>
          <w:bCs/>
          <w:sz w:val="30"/>
          <w:szCs w:val="30"/>
        </w:rPr>
      </w:pPr>
      <w:bookmarkStart w:id="122" w:name="_Toc40901024"/>
      <w:r w:rsidRPr="00D4736F">
        <w:rPr>
          <w:rFonts w:ascii="黑体" w:eastAsia="黑体" w:hAnsi="黑体" w:hint="eastAsia"/>
          <w:b w:val="0"/>
          <w:bCs/>
          <w:sz w:val="30"/>
          <w:szCs w:val="30"/>
        </w:rPr>
        <w:lastRenderedPageBreak/>
        <w:t>结束语</w:t>
      </w:r>
      <w:bookmarkEnd w:id="121"/>
      <w:bookmarkEnd w:id="122"/>
    </w:p>
    <w:p w14:paraId="4090B29F" w14:textId="17E203E6" w:rsidR="00C76B89" w:rsidRPr="00FD516B" w:rsidRDefault="00C76B89" w:rsidP="00007E85">
      <w:pPr>
        <w:pStyle w:val="aff6"/>
        <w:ind w:firstLine="480"/>
      </w:pPr>
      <w:r w:rsidRPr="00FD516B">
        <w:rPr>
          <w:rFonts w:hint="eastAsia"/>
        </w:rPr>
        <w:t>本</w:t>
      </w:r>
      <w:r w:rsidR="009653D4" w:rsidRPr="00FD516B">
        <w:rPr>
          <w:rFonts w:hint="eastAsia"/>
        </w:rPr>
        <w:t>系统的设计与实现</w:t>
      </w:r>
      <w:r w:rsidRPr="00FD516B">
        <w:rPr>
          <w:rFonts w:hint="eastAsia"/>
        </w:rPr>
        <w:t>采用</w:t>
      </w:r>
      <w:r w:rsidR="006D7987">
        <w:rPr>
          <w:rFonts w:hint="eastAsia"/>
        </w:rPr>
        <w:t>了前后端分离、分布式开发的设计思想，主要采用了</w:t>
      </w:r>
      <w:r w:rsidR="00FF420E">
        <w:rPr>
          <w:rFonts w:hint="eastAsia"/>
        </w:rPr>
        <w:t>LayUI</w:t>
      </w:r>
      <w:r w:rsidR="006D7987">
        <w:rPr>
          <w:rFonts w:hint="eastAsia"/>
        </w:rPr>
        <w:t>前端框架、</w:t>
      </w:r>
      <w:r w:rsidR="006D7987">
        <w:rPr>
          <w:rFonts w:hint="eastAsia"/>
        </w:rPr>
        <w:t>SSM</w:t>
      </w:r>
      <w:r w:rsidR="006D7987">
        <w:rPr>
          <w:rFonts w:hint="eastAsia"/>
        </w:rPr>
        <w:t>后端框架、</w:t>
      </w:r>
      <w:r w:rsidR="006D7987">
        <w:rPr>
          <w:rFonts w:hint="eastAsia"/>
        </w:rPr>
        <w:t>rpc</w:t>
      </w:r>
      <w:r w:rsidR="006D7987">
        <w:rPr>
          <w:rFonts w:hint="eastAsia"/>
        </w:rPr>
        <w:t>远程部署等技术</w:t>
      </w:r>
      <w:r w:rsidRPr="00FD516B">
        <w:rPr>
          <w:rFonts w:hint="eastAsia"/>
        </w:rPr>
        <w:t>，开发了一个</w:t>
      </w:r>
      <w:r w:rsidR="006D7987">
        <w:rPr>
          <w:rFonts w:hint="eastAsia"/>
        </w:rPr>
        <w:t>B/S</w:t>
      </w:r>
      <w:r w:rsidR="006D7987">
        <w:rPr>
          <w:rFonts w:hint="eastAsia"/>
        </w:rPr>
        <w:t>体系结构</w:t>
      </w:r>
      <w:r w:rsidRPr="00FD516B">
        <w:rPr>
          <w:rFonts w:hint="eastAsia"/>
        </w:rPr>
        <w:t>的</w:t>
      </w:r>
      <w:r w:rsidR="006D7987">
        <w:rPr>
          <w:rFonts w:hint="eastAsia"/>
        </w:rPr>
        <w:t>小型论坛系统。通过查阅大量的网络资料，在进行市场调研以及需求分析之后</w:t>
      </w:r>
      <w:r w:rsidRPr="00FD516B">
        <w:rPr>
          <w:rFonts w:hint="eastAsia"/>
        </w:rPr>
        <w:t>，</w:t>
      </w:r>
      <w:r w:rsidR="006D7987">
        <w:rPr>
          <w:rFonts w:hint="eastAsia"/>
        </w:rPr>
        <w:t>我明确的</w:t>
      </w:r>
      <w:r w:rsidRPr="00FD516B">
        <w:rPr>
          <w:rFonts w:hint="eastAsia"/>
        </w:rPr>
        <w:t>了解到一个</w:t>
      </w:r>
      <w:r w:rsidR="006D7987">
        <w:rPr>
          <w:rFonts w:hint="eastAsia"/>
        </w:rPr>
        <w:t>小型轮系论坛系统需要具备的</w:t>
      </w:r>
      <w:r w:rsidRPr="00FD516B">
        <w:rPr>
          <w:rFonts w:hint="eastAsia"/>
        </w:rPr>
        <w:t>基本功能</w:t>
      </w:r>
      <w:r w:rsidR="006D7987">
        <w:rPr>
          <w:rFonts w:hint="eastAsia"/>
        </w:rPr>
        <w:t>。之后，我进行了详细的业务需求分析、用户需求分析、功能需求分析等，一步一步的确认了整个系统的需求，为程序开发奠定了充分的基础。在对系统的分析和设计的过程中</w:t>
      </w:r>
      <w:r w:rsidRPr="00FD516B">
        <w:rPr>
          <w:rFonts w:hint="eastAsia"/>
        </w:rPr>
        <w:t>，</w:t>
      </w:r>
      <w:r w:rsidR="006D7987">
        <w:rPr>
          <w:rFonts w:hint="eastAsia"/>
        </w:rPr>
        <w:t>从系统部分设计到系统整体结构设计，从</w:t>
      </w:r>
      <w:r w:rsidRPr="00FD516B">
        <w:rPr>
          <w:rFonts w:hint="eastAsia"/>
        </w:rPr>
        <w:t>系统</w:t>
      </w:r>
      <w:r w:rsidR="006D7987">
        <w:rPr>
          <w:rFonts w:hint="eastAsia"/>
        </w:rPr>
        <w:t>的</w:t>
      </w:r>
      <w:r w:rsidRPr="00FD516B">
        <w:rPr>
          <w:rFonts w:hint="eastAsia"/>
        </w:rPr>
        <w:t>每个</w:t>
      </w:r>
      <w:r w:rsidR="006D7987">
        <w:rPr>
          <w:rFonts w:hint="eastAsia"/>
        </w:rPr>
        <w:t>业务</w:t>
      </w:r>
      <w:r w:rsidRPr="00FD516B">
        <w:rPr>
          <w:rFonts w:hint="eastAsia"/>
        </w:rPr>
        <w:t>模块流程</w:t>
      </w:r>
      <w:r w:rsidR="006D7987">
        <w:rPr>
          <w:rFonts w:hint="eastAsia"/>
        </w:rPr>
        <w:t>图示</w:t>
      </w:r>
      <w:r w:rsidRPr="00FD516B">
        <w:rPr>
          <w:rFonts w:hint="eastAsia"/>
        </w:rPr>
        <w:t>到数据库设计，</w:t>
      </w:r>
      <w:r w:rsidR="006D7987">
        <w:rPr>
          <w:rFonts w:hint="eastAsia"/>
        </w:rPr>
        <w:t>每一个模块的设计与实现都充分运用了学到的知识，</w:t>
      </w:r>
      <w:r w:rsidRPr="00FD516B">
        <w:rPr>
          <w:rFonts w:hint="eastAsia"/>
        </w:rPr>
        <w:t>使得系统功能更为</w:t>
      </w:r>
      <w:r w:rsidR="006D7987">
        <w:rPr>
          <w:rFonts w:hint="eastAsia"/>
        </w:rPr>
        <w:t>完备</w:t>
      </w:r>
      <w:r w:rsidRPr="00FD516B">
        <w:rPr>
          <w:rFonts w:hint="eastAsia"/>
        </w:rPr>
        <w:t>；在系统实现中</w:t>
      </w:r>
      <w:r w:rsidR="006D7987">
        <w:rPr>
          <w:rFonts w:hint="eastAsia"/>
        </w:rPr>
        <w:t>过程中</w:t>
      </w:r>
      <w:r w:rsidRPr="00FD516B">
        <w:rPr>
          <w:rFonts w:hint="eastAsia"/>
        </w:rPr>
        <w:t>，每一个模块的功能都进行</w:t>
      </w:r>
      <w:r w:rsidR="006D7987">
        <w:rPr>
          <w:rFonts w:hint="eastAsia"/>
        </w:rPr>
        <w:t>了</w:t>
      </w:r>
      <w:r w:rsidRPr="00FD516B">
        <w:rPr>
          <w:rFonts w:hint="eastAsia"/>
        </w:rPr>
        <w:t>相关</w:t>
      </w:r>
      <w:r w:rsidR="006D7987">
        <w:rPr>
          <w:rFonts w:hint="eastAsia"/>
        </w:rPr>
        <w:t>的</w:t>
      </w:r>
      <w:r w:rsidRPr="00FD516B">
        <w:rPr>
          <w:rFonts w:hint="eastAsia"/>
        </w:rPr>
        <w:t>实现，不同的用户角色对应自己</w:t>
      </w:r>
      <w:r w:rsidR="006D7987">
        <w:rPr>
          <w:rFonts w:hint="eastAsia"/>
        </w:rPr>
        <w:t>具备</w:t>
      </w:r>
      <w:r w:rsidRPr="00FD516B">
        <w:rPr>
          <w:rFonts w:hint="eastAsia"/>
        </w:rPr>
        <w:t>的权限，保证了系统的正常运行，完成了一个简单便捷</w:t>
      </w:r>
      <w:r w:rsidR="006D7987">
        <w:rPr>
          <w:rFonts w:hint="eastAsia"/>
        </w:rPr>
        <w:t>的小型游戏论坛系统。</w:t>
      </w:r>
    </w:p>
    <w:p w14:paraId="0A2161F2" w14:textId="77777777" w:rsidR="009653D4" w:rsidRPr="00FD516B" w:rsidRDefault="00C32878" w:rsidP="00007E85">
      <w:pPr>
        <w:pStyle w:val="aff6"/>
        <w:ind w:firstLine="480"/>
      </w:pPr>
      <w:r w:rsidRPr="00FD516B">
        <w:rPr>
          <w:rFonts w:hint="eastAsia"/>
        </w:rPr>
        <w:t>当然，</w:t>
      </w:r>
      <w:r w:rsidR="006D7987">
        <w:rPr>
          <w:rFonts w:hint="eastAsia"/>
        </w:rPr>
        <w:t>这个小型游戏论坛</w:t>
      </w:r>
      <w:r w:rsidR="000722CF">
        <w:rPr>
          <w:rFonts w:hint="eastAsia"/>
        </w:rPr>
        <w:t>还</w:t>
      </w:r>
      <w:r w:rsidRPr="00FD516B">
        <w:rPr>
          <w:rFonts w:hint="eastAsia"/>
        </w:rPr>
        <w:t>有很多不足之处</w:t>
      </w:r>
      <w:r w:rsidRPr="00FD516B">
        <w:rPr>
          <w:rFonts w:hint="eastAsia"/>
        </w:rPr>
        <w:t>,</w:t>
      </w:r>
      <w:r w:rsidR="000722CF" w:rsidRPr="00FD516B">
        <w:t xml:space="preserve"> </w:t>
      </w:r>
      <w:r w:rsidR="000722CF">
        <w:rPr>
          <w:rFonts w:hint="eastAsia"/>
        </w:rPr>
        <w:t>例如用户登录模块不够安全，存在漏洞；在查询帖子的时候查询效率低下，占用大量的系统资源；不能详细的按照文章信息搜索文章；页面设计不美观、影响用户体验等问题。后续我会对系统进行优化重构，希望该系统可以运用到生活之中</w:t>
      </w:r>
      <w:r w:rsidR="00B9692A">
        <w:rPr>
          <w:rFonts w:hint="eastAsia"/>
        </w:rPr>
        <w:t>。</w:t>
      </w:r>
    </w:p>
    <w:p w14:paraId="3DB72EC5" w14:textId="77777777" w:rsidR="00C95038" w:rsidRDefault="00C95038" w:rsidP="000722CF">
      <w:pPr>
        <w:ind w:firstLine="480"/>
      </w:pPr>
      <w:bookmarkStart w:id="123" w:name="_Toc483089483"/>
      <w:r>
        <w:br w:type="page"/>
      </w:r>
    </w:p>
    <w:p w14:paraId="378A1BB3" w14:textId="77777777" w:rsidR="004B720C" w:rsidRPr="00D4736F" w:rsidRDefault="004B720C" w:rsidP="00D4736F">
      <w:pPr>
        <w:pStyle w:val="1"/>
        <w:spacing w:before="800" w:after="400" w:line="400" w:lineRule="exact"/>
        <w:ind w:firstLine="600"/>
        <w:jc w:val="center"/>
        <w:rPr>
          <w:rFonts w:ascii="黑体" w:eastAsia="黑体" w:hAnsi="黑体"/>
          <w:b w:val="0"/>
          <w:bCs/>
          <w:sz w:val="30"/>
          <w:szCs w:val="30"/>
        </w:rPr>
      </w:pPr>
      <w:bookmarkStart w:id="124" w:name="_Toc40901025"/>
      <w:bookmarkStart w:id="125" w:name="_Toc483089484"/>
      <w:bookmarkEnd w:id="123"/>
      <w:r w:rsidRPr="00D4736F">
        <w:rPr>
          <w:rFonts w:ascii="黑体" w:eastAsia="黑体" w:hAnsi="黑体"/>
          <w:b w:val="0"/>
          <w:bCs/>
          <w:sz w:val="30"/>
          <w:szCs w:val="30"/>
        </w:rPr>
        <w:lastRenderedPageBreak/>
        <w:t>参考文献</w:t>
      </w:r>
      <w:bookmarkEnd w:id="124"/>
    </w:p>
    <w:p w14:paraId="48557D97" w14:textId="77777777" w:rsidR="00B9692A" w:rsidRPr="00B9692A" w:rsidRDefault="00B9692A" w:rsidP="00B9692A">
      <w:pPr>
        <w:ind w:firstLine="480"/>
      </w:pPr>
    </w:p>
    <w:p w14:paraId="12BFE259"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[1]刘广升. 基于Java的BBS论坛系统的设计与实现[D].山东大学,2013.</w:t>
      </w:r>
    </w:p>
    <w:p w14:paraId="665B37A9"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[2]萍. 中国游戏网络媒体现状研究[D].南昌大学,2013.</w:t>
      </w:r>
    </w:p>
    <w:p w14:paraId="54734B99"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[3]林,陈盈西,鲍正德,刘怡亨,余万. 浅谈国内BBS论坛的现状、发展与管理[J]. 电脑迷,2018(06):202.</w:t>
      </w:r>
    </w:p>
    <w:p w14:paraId="66281A6D"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[4]张李进. 网络化生存之游戏社区[D].华中师范大学,2011.</w:t>
      </w:r>
    </w:p>
    <w:p w14:paraId="2B8AAC61"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[5]张国平 , 李亚丽 , 马丽 . 基于 Struts 框架的网上论坛 BBS 系统设计与实现 [J].电脑知识与技术 ,2011,7(34):8846-8848.</w:t>
      </w:r>
    </w:p>
    <w:p w14:paraId="0203C47B"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[6]程婷婷. 公共领域视域中的网络论坛分析[J]. 创新,2011,5(05):110-113</w:t>
      </w:r>
    </w:p>
    <w:p w14:paraId="659561D9"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[7]赵永亮,唐锡晋. 基于天涯论坛的BBS在线行为分析[J]. 系统科学与数学,2015,35(02):129-141.</w:t>
      </w:r>
    </w:p>
    <w:p w14:paraId="2ED7A065" w14:textId="77777777" w:rsidR="00B9692A" w:rsidRPr="00007E85" w:rsidRDefault="00B9692A" w:rsidP="00256057">
      <w:pPr>
        <w:spacing w:before="60" w:line="320" w:lineRule="exact"/>
        <w:rPr>
          <w:rFonts w:asciiTheme="minorEastAsia" w:hAnsiTheme="minorEastAsia" w:cs="Times New Roman"/>
        </w:rPr>
      </w:pPr>
      <w:r w:rsidRPr="00007E85">
        <w:rPr>
          <w:rFonts w:asciiTheme="minorEastAsia" w:hAnsiTheme="minorEastAsia" w:cs="Times New Roman" w:hint="eastAsia"/>
        </w:rPr>
        <w:t>[8]赵康,谢静,李璐. 我国网络论坛发展状况分析[J]. 科技传播,2014,6(02):273-275+102.</w:t>
      </w:r>
    </w:p>
    <w:p w14:paraId="21311604" w14:textId="77777777" w:rsidR="00C95038" w:rsidRDefault="00B9692A" w:rsidP="00256057">
      <w:pPr>
        <w:spacing w:before="60" w:line="320" w:lineRule="exact"/>
      </w:pPr>
      <w:r w:rsidRPr="00007E85">
        <w:rPr>
          <w:rFonts w:asciiTheme="minorEastAsia" w:hAnsiTheme="minorEastAsia" w:cs="Times New Roman" w:hint="eastAsia"/>
        </w:rPr>
        <w:t>[9]韩劢. 大学生网络论坛的心理分析[J]. 广州大学学报(社会科学版),2010,9(03):73-77.</w:t>
      </w:r>
      <w:r w:rsidRPr="00007E85">
        <w:rPr>
          <w:rFonts w:asciiTheme="minorEastAsia" w:hAnsiTheme="minorEastAsia" w:cs="Times New Roman"/>
        </w:rPr>
        <w:t xml:space="preserve"> </w:t>
      </w:r>
      <w:r w:rsidR="00C95038">
        <w:br w:type="page"/>
      </w:r>
    </w:p>
    <w:p w14:paraId="73264A54" w14:textId="77777777" w:rsidR="004B720C" w:rsidRPr="00D4736F" w:rsidRDefault="004B720C" w:rsidP="00D4736F">
      <w:pPr>
        <w:pStyle w:val="1"/>
        <w:spacing w:before="800" w:after="400" w:line="400" w:lineRule="exact"/>
        <w:ind w:firstLine="600"/>
        <w:jc w:val="center"/>
        <w:rPr>
          <w:rFonts w:ascii="黑体" w:eastAsia="黑体" w:hAnsi="黑体"/>
          <w:b w:val="0"/>
          <w:bCs/>
          <w:sz w:val="30"/>
          <w:szCs w:val="30"/>
        </w:rPr>
      </w:pPr>
      <w:bookmarkStart w:id="126" w:name="_Toc40901026"/>
      <w:bookmarkEnd w:id="125"/>
      <w:r w:rsidRPr="00D4736F">
        <w:rPr>
          <w:rFonts w:ascii="黑体" w:eastAsia="黑体" w:hAnsi="黑体"/>
          <w:b w:val="0"/>
          <w:bCs/>
          <w:sz w:val="30"/>
          <w:szCs w:val="30"/>
        </w:rPr>
        <w:lastRenderedPageBreak/>
        <w:t>致谢</w:t>
      </w:r>
      <w:bookmarkEnd w:id="126"/>
    </w:p>
    <w:p w14:paraId="1EFE5F2B" w14:textId="77777777" w:rsidR="004B720C" w:rsidRPr="00EA1B3B" w:rsidRDefault="004B720C" w:rsidP="00E2180E">
      <w:pPr>
        <w:pStyle w:val="aff6"/>
        <w:ind w:firstLine="480"/>
      </w:pPr>
      <w:r w:rsidRPr="00EA1B3B">
        <w:rPr>
          <w:rFonts w:hint="eastAsia"/>
        </w:rPr>
        <w:t>历经</w:t>
      </w:r>
      <w:r w:rsidR="00530CDC">
        <w:rPr>
          <w:rFonts w:hint="eastAsia"/>
        </w:rPr>
        <w:t>近三个月</w:t>
      </w:r>
      <w:r w:rsidRPr="00EA1B3B">
        <w:rPr>
          <w:rFonts w:hint="eastAsia"/>
        </w:rPr>
        <w:t>的时间，我终于实现了</w:t>
      </w:r>
      <w:r w:rsidR="00530CDC">
        <w:rPr>
          <w:rFonts w:hint="eastAsia"/>
        </w:rPr>
        <w:t>整个小型游戏论坛系统</w:t>
      </w:r>
      <w:r w:rsidRPr="00EA1B3B">
        <w:rPr>
          <w:rFonts w:hint="eastAsia"/>
        </w:rPr>
        <w:t>，</w:t>
      </w:r>
      <w:r w:rsidR="00530CDC">
        <w:rPr>
          <w:rFonts w:hint="eastAsia"/>
        </w:rPr>
        <w:t>这是一个曲折又令人开心的过程</w:t>
      </w:r>
      <w:r w:rsidRPr="00EA1B3B">
        <w:rPr>
          <w:rFonts w:hint="eastAsia"/>
        </w:rPr>
        <w:t>。在这个过程中，</w:t>
      </w:r>
      <w:r w:rsidR="00530CDC">
        <w:rPr>
          <w:rFonts w:hint="eastAsia"/>
        </w:rPr>
        <w:t>我有过苦恼</w:t>
      </w:r>
      <w:r w:rsidRPr="00EA1B3B">
        <w:rPr>
          <w:rFonts w:hint="eastAsia"/>
        </w:rPr>
        <w:t>，</w:t>
      </w:r>
      <w:r w:rsidR="00530CDC">
        <w:rPr>
          <w:rFonts w:hint="eastAsia"/>
        </w:rPr>
        <w:t>有过</w:t>
      </w:r>
      <w:r w:rsidR="00530CDC">
        <w:rPr>
          <w:rFonts w:hint="eastAsia"/>
        </w:rPr>
        <w:t>bug</w:t>
      </w:r>
      <w:r w:rsidR="00530CDC">
        <w:rPr>
          <w:rFonts w:hint="eastAsia"/>
        </w:rPr>
        <w:t>修不好的难受</w:t>
      </w:r>
      <w:r w:rsidRPr="00EA1B3B">
        <w:rPr>
          <w:rFonts w:hint="eastAsia"/>
        </w:rPr>
        <w:t>，</w:t>
      </w:r>
      <w:r w:rsidR="00530CDC">
        <w:rPr>
          <w:rFonts w:hint="eastAsia"/>
        </w:rPr>
        <w:t>当然，也有修好</w:t>
      </w:r>
      <w:r w:rsidR="00530CDC">
        <w:rPr>
          <w:rFonts w:hint="eastAsia"/>
        </w:rPr>
        <w:t>bug</w:t>
      </w:r>
      <w:r w:rsidR="00530CDC">
        <w:rPr>
          <w:rFonts w:hint="eastAsia"/>
        </w:rPr>
        <w:t>之后的喜悦。我更加明白了一名计算机程序从业人员的不容易</w:t>
      </w:r>
      <w:r w:rsidRPr="00EA1B3B">
        <w:rPr>
          <w:rFonts w:hint="eastAsia"/>
        </w:rPr>
        <w:t>。</w:t>
      </w:r>
      <w:r w:rsidR="00530CDC">
        <w:rPr>
          <w:rFonts w:hint="eastAsia"/>
        </w:rPr>
        <w:t>很多细节方面的东西，不自己手动编写，不能深刻的体会到。自己手动编写了，才体会到其中的困难和不容易。</w:t>
      </w:r>
    </w:p>
    <w:p w14:paraId="1F95C8C5" w14:textId="77777777" w:rsidR="004B720C" w:rsidRPr="00EA1B3B" w:rsidRDefault="004B720C" w:rsidP="00E2180E">
      <w:pPr>
        <w:pStyle w:val="aff6"/>
        <w:ind w:firstLine="480"/>
      </w:pPr>
      <w:r w:rsidRPr="00EA1B3B">
        <w:rPr>
          <w:rFonts w:hint="eastAsia"/>
        </w:rPr>
        <w:t>在大学里面</w:t>
      </w:r>
      <w:r w:rsidR="00500B1E">
        <w:rPr>
          <w:rFonts w:hint="eastAsia"/>
        </w:rPr>
        <w:t>学习</w:t>
      </w:r>
      <w:r w:rsidRPr="00EA1B3B">
        <w:rPr>
          <w:rFonts w:hint="eastAsia"/>
        </w:rPr>
        <w:t>的知识</w:t>
      </w:r>
      <w:r w:rsidR="00500B1E">
        <w:rPr>
          <w:rFonts w:hint="eastAsia"/>
        </w:rPr>
        <w:t>大部分都是理论知识，一些知识再用不到的时候，不能深刻的理解和体会，不能融会贯通。当自己动手实现一些东西的时候，才能更加理解那些知识。</w:t>
      </w:r>
      <w:r w:rsidRPr="00EA1B3B">
        <w:rPr>
          <w:rFonts w:hint="eastAsia"/>
        </w:rPr>
        <w:t>我</w:t>
      </w:r>
      <w:r w:rsidR="00500B1E">
        <w:rPr>
          <w:rFonts w:hint="eastAsia"/>
        </w:rPr>
        <w:t>非常</w:t>
      </w:r>
      <w:r w:rsidRPr="00EA1B3B">
        <w:rPr>
          <w:rFonts w:hint="eastAsia"/>
        </w:rPr>
        <w:t>感谢大学中我们</w:t>
      </w:r>
      <w:r w:rsidR="00500B1E">
        <w:rPr>
          <w:rFonts w:hint="eastAsia"/>
        </w:rPr>
        <w:t>信息学院的</w:t>
      </w:r>
      <w:r w:rsidRPr="00EA1B3B">
        <w:rPr>
          <w:rFonts w:hint="eastAsia"/>
        </w:rPr>
        <w:t>所有老师，没有你们</w:t>
      </w:r>
      <w:r w:rsidR="00500B1E" w:rsidRPr="00500B1E">
        <w:rPr>
          <w:rFonts w:hint="eastAsia"/>
        </w:rPr>
        <w:t>兢兢业业</w:t>
      </w:r>
      <w:r w:rsidR="00500B1E">
        <w:rPr>
          <w:rFonts w:hint="eastAsia"/>
        </w:rPr>
        <w:t>的传授我们知识</w:t>
      </w:r>
      <w:r w:rsidRPr="00EA1B3B">
        <w:rPr>
          <w:rFonts w:hint="eastAsia"/>
        </w:rPr>
        <w:t>，就没有现在充满自信的我们。还要感谢</w:t>
      </w:r>
      <w:r w:rsidR="00C56BB5">
        <w:rPr>
          <w:rFonts w:hint="eastAsia"/>
        </w:rPr>
        <w:t>所有帮助过我的人，感谢我的舍友</w:t>
      </w:r>
      <w:r w:rsidRPr="00EA1B3B">
        <w:rPr>
          <w:rFonts w:hint="eastAsia"/>
        </w:rPr>
        <w:t>，</w:t>
      </w:r>
      <w:r w:rsidR="00C56BB5">
        <w:rPr>
          <w:rFonts w:hint="eastAsia"/>
        </w:rPr>
        <w:t>在我遇到问题时，一起交流，分享解决方案。</w:t>
      </w:r>
      <w:r w:rsidRPr="00EA1B3B">
        <w:rPr>
          <w:rFonts w:hint="eastAsia"/>
        </w:rPr>
        <w:t xml:space="preserve"> </w:t>
      </w:r>
    </w:p>
    <w:p w14:paraId="5043E05E" w14:textId="77777777" w:rsidR="004B720C" w:rsidRPr="00EA1B3B" w:rsidRDefault="004B720C" w:rsidP="00E2180E">
      <w:pPr>
        <w:pStyle w:val="aff6"/>
        <w:ind w:firstLine="480"/>
      </w:pPr>
      <w:r w:rsidRPr="00EA1B3B">
        <w:rPr>
          <w:rFonts w:hint="eastAsia"/>
        </w:rPr>
        <w:t>最后</w:t>
      </w:r>
      <w:r w:rsidR="00C56BB5">
        <w:rPr>
          <w:rFonts w:hint="eastAsia"/>
        </w:rPr>
        <w:t>再次</w:t>
      </w:r>
      <w:r w:rsidR="00AE6D56">
        <w:rPr>
          <w:rFonts w:hint="eastAsia"/>
        </w:rPr>
        <w:t>真诚</w:t>
      </w:r>
      <w:r w:rsidR="00C56BB5">
        <w:rPr>
          <w:rFonts w:hint="eastAsia"/>
        </w:rPr>
        <w:t>的</w:t>
      </w:r>
      <w:r w:rsidRPr="00EA1B3B">
        <w:rPr>
          <w:rFonts w:hint="eastAsia"/>
        </w:rPr>
        <w:t>感谢我的指导老师常淑惠老师，</w:t>
      </w:r>
      <w:r w:rsidR="00C56BB5">
        <w:rPr>
          <w:rFonts w:hint="eastAsia"/>
        </w:rPr>
        <w:t>在她的认真负责的指导下，我的小型游戏论坛系统才能正常的完工。</w:t>
      </w:r>
    </w:p>
    <w:p w14:paraId="570355D5" w14:textId="1C64A649" w:rsidR="000A7A6D" w:rsidRPr="00AE6D56" w:rsidRDefault="000A7A6D">
      <w:pPr>
        <w:pStyle w:val="afc"/>
        <w:spacing w:line="360" w:lineRule="exact"/>
        <w:ind w:firstLine="480"/>
        <w:rPr>
          <w:color w:val="252525"/>
          <w:shd w:val="clear" w:color="auto" w:fill="FAFAFA"/>
        </w:rPr>
      </w:pPr>
    </w:p>
    <w:sectPr w:rsidR="000A7A6D" w:rsidRPr="00AE6D56" w:rsidSect="005B5C13">
      <w:headerReference w:type="default" r:id="rId57"/>
      <w:pgSz w:w="11906" w:h="16838"/>
      <w:pgMar w:top="1418" w:right="1134" w:bottom="1134" w:left="1134" w:header="851" w:footer="992" w:gutter="284"/>
      <w:pgNumType w:start="1"/>
      <w:cols w:space="425"/>
      <w:docGrid w:type="lines" w:linePitch="286"/>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6A812" w14:textId="77777777" w:rsidR="003A632C" w:rsidRDefault="003A632C" w:rsidP="00C76B89">
      <w:pPr>
        <w:ind w:firstLine="480"/>
      </w:pPr>
      <w:r>
        <w:separator/>
      </w:r>
    </w:p>
  </w:endnote>
  <w:endnote w:type="continuationSeparator" w:id="0">
    <w:p w14:paraId="5AA6A48B" w14:textId="77777777" w:rsidR="003A632C" w:rsidRDefault="003A632C" w:rsidP="00C76B8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B243F" w14:textId="77777777" w:rsidR="003F4459" w:rsidRDefault="003F4459">
    <w:pPr>
      <w:pStyle w:val="a6"/>
      <w:ind w:firstLine="360"/>
      <w:jc w:val="right"/>
    </w:pPr>
  </w:p>
  <w:p w14:paraId="653A5A3A" w14:textId="77777777" w:rsidR="003F4459" w:rsidRDefault="003F445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950268"/>
      <w:docPartObj>
        <w:docPartGallery w:val="Page Numbers (Bottom of Page)"/>
        <w:docPartUnique/>
      </w:docPartObj>
    </w:sdtPr>
    <w:sdtEndPr/>
    <w:sdtContent>
      <w:p w14:paraId="5EDD6D79" w14:textId="77777777" w:rsidR="003F4459" w:rsidRDefault="003F4459" w:rsidP="005B0CE9">
        <w:pPr>
          <w:pStyle w:val="a6"/>
          <w:ind w:firstLine="360"/>
        </w:pPr>
        <w:r w:rsidRPr="005B0CE9">
          <w:rPr>
            <w:rFonts w:ascii="Times New Roman" w:hAnsi="Times New Roman" w:cs="Times New Roman"/>
          </w:rPr>
          <w:fldChar w:fldCharType="begin"/>
        </w:r>
        <w:r w:rsidRPr="005B0CE9">
          <w:rPr>
            <w:rFonts w:ascii="Times New Roman" w:hAnsi="Times New Roman" w:cs="Times New Roman"/>
          </w:rPr>
          <w:instrText>PAGE   \* MERGEFORMAT</w:instrText>
        </w:r>
        <w:r w:rsidRPr="005B0CE9">
          <w:rPr>
            <w:rFonts w:ascii="Times New Roman" w:hAnsi="Times New Roman" w:cs="Times New Roman"/>
          </w:rPr>
          <w:fldChar w:fldCharType="separate"/>
        </w:r>
        <w:r w:rsidRPr="00FD0FBE">
          <w:rPr>
            <w:rFonts w:ascii="Times New Roman" w:hAnsi="Times New Roman" w:cs="Times New Roman"/>
            <w:noProof/>
            <w:lang w:val="zh-CN"/>
          </w:rPr>
          <w:t>I</w:t>
        </w:r>
        <w:r w:rsidRPr="005B0CE9">
          <w:rPr>
            <w:rFonts w:ascii="Times New Roman" w:hAnsi="Times New Roman" w:cs="Times New Roman"/>
          </w:rPr>
          <w:fldChar w:fldCharType="end"/>
        </w:r>
      </w:p>
    </w:sdtContent>
  </w:sdt>
  <w:p w14:paraId="6FBD9910" w14:textId="77777777" w:rsidR="003F4459" w:rsidRDefault="003F445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356487"/>
      <w:docPartObj>
        <w:docPartGallery w:val="Page Numbers (Bottom of Page)"/>
        <w:docPartUnique/>
      </w:docPartObj>
    </w:sdtPr>
    <w:sdtEndPr/>
    <w:sdtContent>
      <w:p w14:paraId="166A90E4" w14:textId="77777777" w:rsidR="003F4459" w:rsidRDefault="003F4459" w:rsidP="005B0CE9">
        <w:pPr>
          <w:pStyle w:val="a6"/>
          <w:ind w:firstLine="360"/>
          <w:jc w:val="center"/>
        </w:pPr>
        <w:r w:rsidRPr="005B0CE9">
          <w:rPr>
            <w:rFonts w:ascii="Times New Roman" w:hAnsi="Times New Roman" w:cs="Times New Roman"/>
          </w:rPr>
          <w:fldChar w:fldCharType="begin"/>
        </w:r>
        <w:r w:rsidRPr="005B0CE9">
          <w:rPr>
            <w:rFonts w:ascii="Times New Roman" w:hAnsi="Times New Roman" w:cs="Times New Roman"/>
          </w:rPr>
          <w:instrText>PAGE   \* MERGEFORMAT</w:instrText>
        </w:r>
        <w:r w:rsidRPr="005B0CE9">
          <w:rPr>
            <w:rFonts w:ascii="Times New Roman" w:hAnsi="Times New Roman" w:cs="Times New Roman"/>
          </w:rPr>
          <w:fldChar w:fldCharType="separate"/>
        </w:r>
        <w:r w:rsidRPr="00256057">
          <w:rPr>
            <w:rFonts w:ascii="Times New Roman" w:hAnsi="Times New Roman" w:cs="Times New Roman"/>
            <w:noProof/>
            <w:lang w:val="zh-CN"/>
          </w:rPr>
          <w:t>37</w:t>
        </w:r>
        <w:r w:rsidRPr="005B0CE9">
          <w:rPr>
            <w:rFonts w:ascii="Times New Roman" w:hAnsi="Times New Roman" w:cs="Times New Roman"/>
          </w:rPr>
          <w:fldChar w:fldCharType="end"/>
        </w:r>
      </w:p>
    </w:sdtContent>
  </w:sdt>
  <w:p w14:paraId="11453F04" w14:textId="77777777" w:rsidR="003F4459" w:rsidRDefault="003F445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17A5F" w14:textId="77777777" w:rsidR="003A632C" w:rsidRDefault="003A632C" w:rsidP="00C76B89">
      <w:pPr>
        <w:ind w:firstLine="480"/>
      </w:pPr>
      <w:r>
        <w:separator/>
      </w:r>
    </w:p>
  </w:footnote>
  <w:footnote w:type="continuationSeparator" w:id="0">
    <w:p w14:paraId="4D11CBD2" w14:textId="77777777" w:rsidR="003A632C" w:rsidRDefault="003A632C" w:rsidP="00C76B8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DBBBD" w14:textId="3F1DB480" w:rsidR="003F4459" w:rsidRPr="00606419" w:rsidRDefault="003F4459" w:rsidP="00606419">
    <w:pPr>
      <w:pStyle w:val="a4"/>
      <w:ind w:firstLine="420"/>
      <w:rPr>
        <w:sz w:val="21"/>
        <w:szCs w:val="21"/>
      </w:rPr>
    </w:pPr>
    <w:r w:rsidRPr="00606419">
      <w:rPr>
        <w:rFonts w:hint="eastAsia"/>
        <w:sz w:val="21"/>
        <w:szCs w:val="21"/>
      </w:rPr>
      <w:t>河北农业大学</w:t>
    </w:r>
    <w:r w:rsidRPr="003F4459">
      <w:rPr>
        <w:rFonts w:hint="eastAsia"/>
        <w:sz w:val="21"/>
        <w:szCs w:val="21"/>
      </w:rPr>
      <w:t>毕业设计说明书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8234"/>
      </v:shape>
    </w:pict>
  </w:numPicBullet>
  <w:abstractNum w:abstractNumId="0" w15:restartNumberingAfterBreak="0">
    <w:nsid w:val="0000000E"/>
    <w:multiLevelType w:val="singleLevel"/>
    <w:tmpl w:val="0000000E"/>
    <w:lvl w:ilvl="0">
      <w:start w:val="1"/>
      <w:numFmt w:val="lowerLetter"/>
      <w:lvlText w:val="%1．"/>
      <w:lvlJc w:val="left"/>
      <w:pPr>
        <w:tabs>
          <w:tab w:val="num" w:pos="720"/>
        </w:tabs>
        <w:ind w:left="720" w:hanging="300"/>
      </w:pPr>
      <w:rPr>
        <w:rFonts w:hint="eastAsia"/>
      </w:rPr>
    </w:lvl>
  </w:abstractNum>
  <w:abstractNum w:abstractNumId="1" w15:restartNumberingAfterBreak="0">
    <w:nsid w:val="00000015"/>
    <w:multiLevelType w:val="singleLevel"/>
    <w:tmpl w:val="00000015"/>
    <w:lvl w:ilvl="0">
      <w:start w:val="1"/>
      <w:numFmt w:val="lowerLetter"/>
      <w:lvlText w:val="%1．"/>
      <w:lvlJc w:val="left"/>
      <w:pPr>
        <w:tabs>
          <w:tab w:val="num" w:pos="720"/>
        </w:tabs>
        <w:ind w:left="720" w:hanging="300"/>
      </w:pPr>
      <w:rPr>
        <w:rFonts w:hint="eastAsia"/>
      </w:rPr>
    </w:lvl>
  </w:abstractNum>
  <w:abstractNum w:abstractNumId="2" w15:restartNumberingAfterBreak="0">
    <w:nsid w:val="026B6F24"/>
    <w:multiLevelType w:val="hybridMultilevel"/>
    <w:tmpl w:val="FD74FB22"/>
    <w:lvl w:ilvl="0" w:tplc="EB5A8FEC">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B40A5A"/>
    <w:multiLevelType w:val="hybridMultilevel"/>
    <w:tmpl w:val="8BDE53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B60233D"/>
    <w:multiLevelType w:val="hybridMultilevel"/>
    <w:tmpl w:val="08EA6ED6"/>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2D763E7"/>
    <w:multiLevelType w:val="hybridMultilevel"/>
    <w:tmpl w:val="BB08C300"/>
    <w:lvl w:ilvl="0" w:tplc="04090007">
      <w:start w:val="1"/>
      <w:numFmt w:val="bullet"/>
      <w:lvlText w:val=""/>
      <w:lvlPicBulletId w:val="0"/>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5B5E11"/>
    <w:multiLevelType w:val="hybridMultilevel"/>
    <w:tmpl w:val="E050E21C"/>
    <w:lvl w:ilvl="0" w:tplc="EB5A8FEC">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C13B70"/>
    <w:multiLevelType w:val="hybridMultilevel"/>
    <w:tmpl w:val="F6AA59A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3E0F0C"/>
    <w:multiLevelType w:val="hybridMultilevel"/>
    <w:tmpl w:val="E5023B32"/>
    <w:lvl w:ilvl="0" w:tplc="112284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B815DE"/>
    <w:multiLevelType w:val="hybridMultilevel"/>
    <w:tmpl w:val="A2566BF2"/>
    <w:lvl w:ilvl="0" w:tplc="1526CD1C">
      <w:start w:val="1"/>
      <w:numFmt w:val="decimal"/>
      <w:lvlText w:val="（%1）"/>
      <w:lvlJc w:val="left"/>
      <w:pPr>
        <w:ind w:left="1364" w:hanging="1080"/>
      </w:pPr>
      <w:rPr>
        <w:rFonts w:hint="default"/>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10" w15:restartNumberingAfterBreak="0">
    <w:nsid w:val="380E2404"/>
    <w:multiLevelType w:val="hybridMultilevel"/>
    <w:tmpl w:val="1916D7B0"/>
    <w:lvl w:ilvl="0" w:tplc="DCC05D4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9F495C"/>
    <w:multiLevelType w:val="hybridMultilevel"/>
    <w:tmpl w:val="17F45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D2950"/>
    <w:multiLevelType w:val="hybridMultilevel"/>
    <w:tmpl w:val="491C4A94"/>
    <w:lvl w:ilvl="0" w:tplc="3F82E9D2">
      <w:start w:val="2"/>
      <w:numFmt w:val="decimal"/>
      <w:lvlText w:val="（%1）"/>
      <w:lvlJc w:val="left"/>
      <w:pPr>
        <w:ind w:left="156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9D7E6A"/>
    <w:multiLevelType w:val="hybridMultilevel"/>
    <w:tmpl w:val="F980700E"/>
    <w:lvl w:ilvl="0" w:tplc="12E2B024">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327D57"/>
    <w:multiLevelType w:val="hybridMultilevel"/>
    <w:tmpl w:val="86644F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1586DBE"/>
    <w:multiLevelType w:val="hybridMultilevel"/>
    <w:tmpl w:val="D1204964"/>
    <w:lvl w:ilvl="0" w:tplc="EB5A8FEC">
      <w:start w:val="1"/>
      <w:numFmt w:val="decimal"/>
      <w:lvlText w:val="（%1）"/>
      <w:lvlJc w:val="left"/>
      <w:pPr>
        <w:ind w:left="1364" w:hanging="1080"/>
      </w:pPr>
      <w:rPr>
        <w:rFonts w:hint="default"/>
        <w:lang w:val="en-US"/>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16" w15:restartNumberingAfterBreak="0">
    <w:nsid w:val="570B0C67"/>
    <w:multiLevelType w:val="hybridMultilevel"/>
    <w:tmpl w:val="0F8A916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7D37F6D"/>
    <w:multiLevelType w:val="hybridMultilevel"/>
    <w:tmpl w:val="C6D67EA6"/>
    <w:lvl w:ilvl="0" w:tplc="3F82E9D2">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C30313"/>
    <w:multiLevelType w:val="hybridMultilevel"/>
    <w:tmpl w:val="45F65732"/>
    <w:lvl w:ilvl="0" w:tplc="12E2B024">
      <w:start w:val="1"/>
      <w:numFmt w:val="decimal"/>
      <w:lvlText w:val="（%1）"/>
      <w:lvlJc w:val="left"/>
      <w:pPr>
        <w:ind w:left="1146" w:hanging="720"/>
      </w:pPr>
      <w:rPr>
        <w:rFonts w:hint="default"/>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19" w15:restartNumberingAfterBreak="0">
    <w:nsid w:val="5B587994"/>
    <w:multiLevelType w:val="hybridMultilevel"/>
    <w:tmpl w:val="4502C8DA"/>
    <w:lvl w:ilvl="0" w:tplc="21CAB5CC">
      <w:start w:val="1"/>
      <w:numFmt w:val="decimal"/>
      <w:lvlText w:val="%1、"/>
      <w:lvlJc w:val="left"/>
      <w:pPr>
        <w:ind w:left="1004"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C7F470F"/>
    <w:multiLevelType w:val="hybridMultilevel"/>
    <w:tmpl w:val="1D3E45BC"/>
    <w:lvl w:ilvl="0" w:tplc="26E481E8">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61BA740A"/>
    <w:multiLevelType w:val="hybridMultilevel"/>
    <w:tmpl w:val="CD328174"/>
    <w:lvl w:ilvl="0" w:tplc="EB5A8FEC">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B13357"/>
    <w:multiLevelType w:val="hybridMultilevel"/>
    <w:tmpl w:val="22707B0E"/>
    <w:lvl w:ilvl="0" w:tplc="29FAE89A">
      <w:start w:val="1"/>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3" w15:restartNumberingAfterBreak="0">
    <w:nsid w:val="68293F8A"/>
    <w:multiLevelType w:val="hybridMultilevel"/>
    <w:tmpl w:val="C7EA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9A1234F"/>
    <w:multiLevelType w:val="hybridMultilevel"/>
    <w:tmpl w:val="8A043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B060E5"/>
    <w:multiLevelType w:val="hybridMultilevel"/>
    <w:tmpl w:val="D4BE2BC6"/>
    <w:lvl w:ilvl="0" w:tplc="12E2B0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CF425E7"/>
    <w:multiLevelType w:val="hybridMultilevel"/>
    <w:tmpl w:val="85B4ED3A"/>
    <w:lvl w:ilvl="0" w:tplc="EB5A8FEC">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12C01C0"/>
    <w:multiLevelType w:val="multilevel"/>
    <w:tmpl w:val="86387E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1FF091B"/>
    <w:multiLevelType w:val="hybridMultilevel"/>
    <w:tmpl w:val="F7620F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FE968BB"/>
    <w:multiLevelType w:val="hybridMultilevel"/>
    <w:tmpl w:val="E9A86E50"/>
    <w:lvl w:ilvl="0" w:tplc="21CAB5CC">
      <w:start w:val="1"/>
      <w:numFmt w:val="decimal"/>
      <w:lvlText w:val="%1、"/>
      <w:lvlJc w:val="left"/>
      <w:pPr>
        <w:ind w:left="1364" w:hanging="1080"/>
      </w:pPr>
      <w:rPr>
        <w:rFonts w:hint="default"/>
        <w:lang w:val="en-US"/>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num w:numId="1">
    <w:abstractNumId w:val="22"/>
  </w:num>
  <w:num w:numId="2">
    <w:abstractNumId w:val="1"/>
  </w:num>
  <w:num w:numId="3">
    <w:abstractNumId w:val="0"/>
  </w:num>
  <w:num w:numId="4">
    <w:abstractNumId w:val="17"/>
  </w:num>
  <w:num w:numId="5">
    <w:abstractNumId w:val="12"/>
  </w:num>
  <w:num w:numId="6">
    <w:abstractNumId w:val="27"/>
  </w:num>
  <w:num w:numId="7">
    <w:abstractNumId w:val="29"/>
  </w:num>
  <w:num w:numId="8">
    <w:abstractNumId w:val="14"/>
  </w:num>
  <w:num w:numId="9">
    <w:abstractNumId w:val="25"/>
  </w:num>
  <w:num w:numId="10">
    <w:abstractNumId w:val="13"/>
  </w:num>
  <w:num w:numId="11">
    <w:abstractNumId w:val="19"/>
  </w:num>
  <w:num w:numId="12">
    <w:abstractNumId w:val="7"/>
  </w:num>
  <w:num w:numId="13">
    <w:abstractNumId w:val="3"/>
  </w:num>
  <w:num w:numId="14">
    <w:abstractNumId w:val="28"/>
  </w:num>
  <w:num w:numId="15">
    <w:abstractNumId w:val="10"/>
  </w:num>
  <w:num w:numId="16">
    <w:abstractNumId w:val="8"/>
  </w:num>
  <w:num w:numId="17">
    <w:abstractNumId w:val="18"/>
  </w:num>
  <w:num w:numId="18">
    <w:abstractNumId w:val="20"/>
  </w:num>
  <w:num w:numId="19">
    <w:abstractNumId w:val="4"/>
  </w:num>
  <w:num w:numId="20">
    <w:abstractNumId w:val="16"/>
  </w:num>
  <w:num w:numId="21">
    <w:abstractNumId w:val="5"/>
  </w:num>
  <w:num w:numId="22">
    <w:abstractNumId w:val="15"/>
  </w:num>
  <w:num w:numId="23">
    <w:abstractNumId w:val="6"/>
  </w:num>
  <w:num w:numId="24">
    <w:abstractNumId w:val="26"/>
  </w:num>
  <w:num w:numId="25">
    <w:abstractNumId w:val="2"/>
  </w:num>
  <w:num w:numId="26">
    <w:abstractNumId w:val="21"/>
  </w:num>
  <w:num w:numId="27">
    <w:abstractNumId w:val="9"/>
  </w:num>
  <w:num w:numId="28">
    <w:abstractNumId w:val="23"/>
  </w:num>
  <w:num w:numId="29">
    <w:abstractNumId w:val="1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3074"/>
    <w:rsid w:val="00007E85"/>
    <w:rsid w:val="00012272"/>
    <w:rsid w:val="000325C4"/>
    <w:rsid w:val="00032793"/>
    <w:rsid w:val="00042D78"/>
    <w:rsid w:val="00055941"/>
    <w:rsid w:val="00055B21"/>
    <w:rsid w:val="00061AF8"/>
    <w:rsid w:val="0006546B"/>
    <w:rsid w:val="00071A81"/>
    <w:rsid w:val="000722CF"/>
    <w:rsid w:val="00073911"/>
    <w:rsid w:val="00086560"/>
    <w:rsid w:val="00086E53"/>
    <w:rsid w:val="00092C42"/>
    <w:rsid w:val="00097B5F"/>
    <w:rsid w:val="00097FFB"/>
    <w:rsid w:val="000A0612"/>
    <w:rsid w:val="000A7A6D"/>
    <w:rsid w:val="000B3B10"/>
    <w:rsid w:val="000B56EA"/>
    <w:rsid w:val="000B6724"/>
    <w:rsid w:val="000C21E2"/>
    <w:rsid w:val="000C4054"/>
    <w:rsid w:val="000D1803"/>
    <w:rsid w:val="000D3850"/>
    <w:rsid w:val="000D519E"/>
    <w:rsid w:val="000D6D74"/>
    <w:rsid w:val="000E5C47"/>
    <w:rsid w:val="000E6193"/>
    <w:rsid w:val="000F0131"/>
    <w:rsid w:val="000F0276"/>
    <w:rsid w:val="000F1B72"/>
    <w:rsid w:val="000F24BA"/>
    <w:rsid w:val="000F2CB3"/>
    <w:rsid w:val="000F5BF9"/>
    <w:rsid w:val="00100587"/>
    <w:rsid w:val="00107F0E"/>
    <w:rsid w:val="00113CF2"/>
    <w:rsid w:val="00114516"/>
    <w:rsid w:val="00115D02"/>
    <w:rsid w:val="00124B88"/>
    <w:rsid w:val="00125007"/>
    <w:rsid w:val="0012672D"/>
    <w:rsid w:val="00127969"/>
    <w:rsid w:val="001531F5"/>
    <w:rsid w:val="001551DC"/>
    <w:rsid w:val="00165029"/>
    <w:rsid w:val="001724CF"/>
    <w:rsid w:val="00172A1E"/>
    <w:rsid w:val="0017486B"/>
    <w:rsid w:val="00182CBA"/>
    <w:rsid w:val="00183706"/>
    <w:rsid w:val="00186522"/>
    <w:rsid w:val="001877F6"/>
    <w:rsid w:val="001A6459"/>
    <w:rsid w:val="001B237A"/>
    <w:rsid w:val="001B2FA2"/>
    <w:rsid w:val="001B6365"/>
    <w:rsid w:val="001C08A1"/>
    <w:rsid w:val="001D0574"/>
    <w:rsid w:val="001D4754"/>
    <w:rsid w:val="001E2EC8"/>
    <w:rsid w:val="001E4817"/>
    <w:rsid w:val="001E4F97"/>
    <w:rsid w:val="001E7160"/>
    <w:rsid w:val="001E75C7"/>
    <w:rsid w:val="001E7854"/>
    <w:rsid w:val="001F0367"/>
    <w:rsid w:val="001F205B"/>
    <w:rsid w:val="0020190C"/>
    <w:rsid w:val="00204E08"/>
    <w:rsid w:val="002170AA"/>
    <w:rsid w:val="00231736"/>
    <w:rsid w:val="00233F0C"/>
    <w:rsid w:val="0023742E"/>
    <w:rsid w:val="00240873"/>
    <w:rsid w:val="00245508"/>
    <w:rsid w:val="002536B4"/>
    <w:rsid w:val="00253903"/>
    <w:rsid w:val="00253AB2"/>
    <w:rsid w:val="00253FED"/>
    <w:rsid w:val="00256057"/>
    <w:rsid w:val="00261BB6"/>
    <w:rsid w:val="00263F9B"/>
    <w:rsid w:val="00266063"/>
    <w:rsid w:val="0026609D"/>
    <w:rsid w:val="00270AF4"/>
    <w:rsid w:val="00280CDD"/>
    <w:rsid w:val="00282B43"/>
    <w:rsid w:val="002970F1"/>
    <w:rsid w:val="002B0923"/>
    <w:rsid w:val="002B132B"/>
    <w:rsid w:val="002C1331"/>
    <w:rsid w:val="002C2D2E"/>
    <w:rsid w:val="002C538C"/>
    <w:rsid w:val="002C5674"/>
    <w:rsid w:val="002D27F8"/>
    <w:rsid w:val="002D51A4"/>
    <w:rsid w:val="002D77BB"/>
    <w:rsid w:val="002E20B8"/>
    <w:rsid w:val="002E6221"/>
    <w:rsid w:val="002F0E28"/>
    <w:rsid w:val="0030423B"/>
    <w:rsid w:val="00304A2F"/>
    <w:rsid w:val="00310706"/>
    <w:rsid w:val="0032111F"/>
    <w:rsid w:val="00322F9A"/>
    <w:rsid w:val="00325160"/>
    <w:rsid w:val="00331714"/>
    <w:rsid w:val="00331A52"/>
    <w:rsid w:val="003351C1"/>
    <w:rsid w:val="003435CB"/>
    <w:rsid w:val="003469CE"/>
    <w:rsid w:val="00347659"/>
    <w:rsid w:val="0035047C"/>
    <w:rsid w:val="003535E8"/>
    <w:rsid w:val="003548C7"/>
    <w:rsid w:val="00354F7F"/>
    <w:rsid w:val="00361501"/>
    <w:rsid w:val="003654D8"/>
    <w:rsid w:val="00365E13"/>
    <w:rsid w:val="0037256A"/>
    <w:rsid w:val="003742D9"/>
    <w:rsid w:val="0037699C"/>
    <w:rsid w:val="00381756"/>
    <w:rsid w:val="0038241A"/>
    <w:rsid w:val="00382AD6"/>
    <w:rsid w:val="00385C0C"/>
    <w:rsid w:val="00390CB1"/>
    <w:rsid w:val="00392AEC"/>
    <w:rsid w:val="00392B3F"/>
    <w:rsid w:val="00395AAA"/>
    <w:rsid w:val="003969E4"/>
    <w:rsid w:val="003A3D6C"/>
    <w:rsid w:val="003A632C"/>
    <w:rsid w:val="003A7A37"/>
    <w:rsid w:val="003C5100"/>
    <w:rsid w:val="003C6A7E"/>
    <w:rsid w:val="003E0EB3"/>
    <w:rsid w:val="003E17F1"/>
    <w:rsid w:val="003E1D6D"/>
    <w:rsid w:val="003E248D"/>
    <w:rsid w:val="003E318C"/>
    <w:rsid w:val="003E3E1F"/>
    <w:rsid w:val="003E406F"/>
    <w:rsid w:val="003E5F60"/>
    <w:rsid w:val="003F0558"/>
    <w:rsid w:val="003F269C"/>
    <w:rsid w:val="003F4459"/>
    <w:rsid w:val="00405E42"/>
    <w:rsid w:val="004078C4"/>
    <w:rsid w:val="00413B1A"/>
    <w:rsid w:val="0041591D"/>
    <w:rsid w:val="00427998"/>
    <w:rsid w:val="004379ED"/>
    <w:rsid w:val="004442B7"/>
    <w:rsid w:val="00447347"/>
    <w:rsid w:val="00454BE6"/>
    <w:rsid w:val="0045717F"/>
    <w:rsid w:val="004704C2"/>
    <w:rsid w:val="00470CDB"/>
    <w:rsid w:val="00473CF6"/>
    <w:rsid w:val="00475F6E"/>
    <w:rsid w:val="00477004"/>
    <w:rsid w:val="0048185E"/>
    <w:rsid w:val="00486549"/>
    <w:rsid w:val="00494586"/>
    <w:rsid w:val="004B02A4"/>
    <w:rsid w:val="004B6B20"/>
    <w:rsid w:val="004B720C"/>
    <w:rsid w:val="004E17D5"/>
    <w:rsid w:val="004E27D5"/>
    <w:rsid w:val="004E35EB"/>
    <w:rsid w:val="004E5EE9"/>
    <w:rsid w:val="004E6FE4"/>
    <w:rsid w:val="004F0E49"/>
    <w:rsid w:val="0050069A"/>
    <w:rsid w:val="00500B1E"/>
    <w:rsid w:val="00500CA8"/>
    <w:rsid w:val="00511081"/>
    <w:rsid w:val="005131A2"/>
    <w:rsid w:val="0052107B"/>
    <w:rsid w:val="00530CDC"/>
    <w:rsid w:val="00536283"/>
    <w:rsid w:val="005420F3"/>
    <w:rsid w:val="005429DB"/>
    <w:rsid w:val="0054444F"/>
    <w:rsid w:val="00555A85"/>
    <w:rsid w:val="00555E38"/>
    <w:rsid w:val="00556090"/>
    <w:rsid w:val="0056469D"/>
    <w:rsid w:val="00572D9C"/>
    <w:rsid w:val="005802E2"/>
    <w:rsid w:val="0058365D"/>
    <w:rsid w:val="00585C97"/>
    <w:rsid w:val="00591792"/>
    <w:rsid w:val="0059379B"/>
    <w:rsid w:val="005A0D25"/>
    <w:rsid w:val="005B0CE9"/>
    <w:rsid w:val="005B18AE"/>
    <w:rsid w:val="005B5C13"/>
    <w:rsid w:val="005B7F83"/>
    <w:rsid w:val="005C07EF"/>
    <w:rsid w:val="005C3D1A"/>
    <w:rsid w:val="005C51DC"/>
    <w:rsid w:val="005D3BCE"/>
    <w:rsid w:val="005D795C"/>
    <w:rsid w:val="005E4A5A"/>
    <w:rsid w:val="005E53C8"/>
    <w:rsid w:val="005F1E9E"/>
    <w:rsid w:val="005F3727"/>
    <w:rsid w:val="00600176"/>
    <w:rsid w:val="0060286B"/>
    <w:rsid w:val="00606419"/>
    <w:rsid w:val="00610A44"/>
    <w:rsid w:val="00622F68"/>
    <w:rsid w:val="00624762"/>
    <w:rsid w:val="00625CFD"/>
    <w:rsid w:val="00626730"/>
    <w:rsid w:val="0063316A"/>
    <w:rsid w:val="006454D8"/>
    <w:rsid w:val="00650009"/>
    <w:rsid w:val="00656A37"/>
    <w:rsid w:val="00661C5B"/>
    <w:rsid w:val="00663D3B"/>
    <w:rsid w:val="00671C27"/>
    <w:rsid w:val="00676254"/>
    <w:rsid w:val="00691ED9"/>
    <w:rsid w:val="00692EC0"/>
    <w:rsid w:val="00693ECD"/>
    <w:rsid w:val="006A5B8B"/>
    <w:rsid w:val="006B24CF"/>
    <w:rsid w:val="006C106A"/>
    <w:rsid w:val="006C1A62"/>
    <w:rsid w:val="006C571A"/>
    <w:rsid w:val="006D7987"/>
    <w:rsid w:val="006E0698"/>
    <w:rsid w:val="006F1FF0"/>
    <w:rsid w:val="006F3362"/>
    <w:rsid w:val="006F654A"/>
    <w:rsid w:val="006F6B1E"/>
    <w:rsid w:val="006F75F2"/>
    <w:rsid w:val="0070283F"/>
    <w:rsid w:val="007030B8"/>
    <w:rsid w:val="007114E7"/>
    <w:rsid w:val="007208CB"/>
    <w:rsid w:val="00720F8F"/>
    <w:rsid w:val="00721C22"/>
    <w:rsid w:val="007276E0"/>
    <w:rsid w:val="00732650"/>
    <w:rsid w:val="00736E9F"/>
    <w:rsid w:val="007418DB"/>
    <w:rsid w:val="00742BB6"/>
    <w:rsid w:val="007479A7"/>
    <w:rsid w:val="00750A70"/>
    <w:rsid w:val="00753FFD"/>
    <w:rsid w:val="00762A76"/>
    <w:rsid w:val="007633A0"/>
    <w:rsid w:val="0078048A"/>
    <w:rsid w:val="007824A2"/>
    <w:rsid w:val="00784CCB"/>
    <w:rsid w:val="00787E6E"/>
    <w:rsid w:val="0079022C"/>
    <w:rsid w:val="007A20A9"/>
    <w:rsid w:val="007A68CC"/>
    <w:rsid w:val="007A6DDF"/>
    <w:rsid w:val="007B2B87"/>
    <w:rsid w:val="007B43D9"/>
    <w:rsid w:val="007B754C"/>
    <w:rsid w:val="007B7835"/>
    <w:rsid w:val="007C2E7C"/>
    <w:rsid w:val="007C4702"/>
    <w:rsid w:val="007C71B7"/>
    <w:rsid w:val="007C7D60"/>
    <w:rsid w:val="007D3E90"/>
    <w:rsid w:val="007D71A4"/>
    <w:rsid w:val="007D723A"/>
    <w:rsid w:val="007E085F"/>
    <w:rsid w:val="007E30C9"/>
    <w:rsid w:val="007E38A5"/>
    <w:rsid w:val="007E3B91"/>
    <w:rsid w:val="007E7925"/>
    <w:rsid w:val="007F22D2"/>
    <w:rsid w:val="007F4291"/>
    <w:rsid w:val="007F6698"/>
    <w:rsid w:val="007F7EA7"/>
    <w:rsid w:val="0080118C"/>
    <w:rsid w:val="00801CE0"/>
    <w:rsid w:val="00806947"/>
    <w:rsid w:val="00810369"/>
    <w:rsid w:val="00812AD3"/>
    <w:rsid w:val="00814420"/>
    <w:rsid w:val="00821943"/>
    <w:rsid w:val="00823C91"/>
    <w:rsid w:val="00827778"/>
    <w:rsid w:val="00830C82"/>
    <w:rsid w:val="00832192"/>
    <w:rsid w:val="008337F4"/>
    <w:rsid w:val="00835B06"/>
    <w:rsid w:val="0083785F"/>
    <w:rsid w:val="008427EE"/>
    <w:rsid w:val="00846F3E"/>
    <w:rsid w:val="008503B2"/>
    <w:rsid w:val="00855053"/>
    <w:rsid w:val="00860599"/>
    <w:rsid w:val="00861124"/>
    <w:rsid w:val="008622D2"/>
    <w:rsid w:val="008635A2"/>
    <w:rsid w:val="00864E63"/>
    <w:rsid w:val="00866D79"/>
    <w:rsid w:val="00873EB6"/>
    <w:rsid w:val="00884BE8"/>
    <w:rsid w:val="008913FE"/>
    <w:rsid w:val="00891724"/>
    <w:rsid w:val="008A00E6"/>
    <w:rsid w:val="008A413C"/>
    <w:rsid w:val="008A7187"/>
    <w:rsid w:val="008A7487"/>
    <w:rsid w:val="008B04BA"/>
    <w:rsid w:val="008B1164"/>
    <w:rsid w:val="008B61BB"/>
    <w:rsid w:val="008B6F93"/>
    <w:rsid w:val="008C2089"/>
    <w:rsid w:val="008C574F"/>
    <w:rsid w:val="008D0ADA"/>
    <w:rsid w:val="008E45DA"/>
    <w:rsid w:val="008E5103"/>
    <w:rsid w:val="008E5DBC"/>
    <w:rsid w:val="008E745D"/>
    <w:rsid w:val="008F2055"/>
    <w:rsid w:val="008F4FAE"/>
    <w:rsid w:val="008F58AB"/>
    <w:rsid w:val="008F7CFF"/>
    <w:rsid w:val="009012C2"/>
    <w:rsid w:val="00903074"/>
    <w:rsid w:val="009032B2"/>
    <w:rsid w:val="009118D5"/>
    <w:rsid w:val="00915AE5"/>
    <w:rsid w:val="0092592F"/>
    <w:rsid w:val="00925DA9"/>
    <w:rsid w:val="00925E31"/>
    <w:rsid w:val="00930A25"/>
    <w:rsid w:val="00933EF4"/>
    <w:rsid w:val="00942633"/>
    <w:rsid w:val="0095607E"/>
    <w:rsid w:val="00962EDB"/>
    <w:rsid w:val="009653D4"/>
    <w:rsid w:val="00966118"/>
    <w:rsid w:val="00970D51"/>
    <w:rsid w:val="009727AF"/>
    <w:rsid w:val="009733DD"/>
    <w:rsid w:val="00973EBE"/>
    <w:rsid w:val="00982F18"/>
    <w:rsid w:val="00986881"/>
    <w:rsid w:val="009A5949"/>
    <w:rsid w:val="009B5A72"/>
    <w:rsid w:val="009B6549"/>
    <w:rsid w:val="009C71E1"/>
    <w:rsid w:val="009D0272"/>
    <w:rsid w:val="009D4D42"/>
    <w:rsid w:val="009D700D"/>
    <w:rsid w:val="009E7F68"/>
    <w:rsid w:val="009F23E0"/>
    <w:rsid w:val="009F42AF"/>
    <w:rsid w:val="009F7062"/>
    <w:rsid w:val="009F7C18"/>
    <w:rsid w:val="00A00B9F"/>
    <w:rsid w:val="00A01169"/>
    <w:rsid w:val="00A06C23"/>
    <w:rsid w:val="00A1259F"/>
    <w:rsid w:val="00A13742"/>
    <w:rsid w:val="00A15379"/>
    <w:rsid w:val="00A16346"/>
    <w:rsid w:val="00A16C03"/>
    <w:rsid w:val="00A23D39"/>
    <w:rsid w:val="00A26660"/>
    <w:rsid w:val="00A303A0"/>
    <w:rsid w:val="00A3080E"/>
    <w:rsid w:val="00A3267A"/>
    <w:rsid w:val="00A342DD"/>
    <w:rsid w:val="00A36A87"/>
    <w:rsid w:val="00A374FB"/>
    <w:rsid w:val="00A54692"/>
    <w:rsid w:val="00A60FF7"/>
    <w:rsid w:val="00A6235B"/>
    <w:rsid w:val="00A64D14"/>
    <w:rsid w:val="00A702D2"/>
    <w:rsid w:val="00A71998"/>
    <w:rsid w:val="00A74947"/>
    <w:rsid w:val="00A918D6"/>
    <w:rsid w:val="00A92CF1"/>
    <w:rsid w:val="00A94F83"/>
    <w:rsid w:val="00A96A72"/>
    <w:rsid w:val="00AA1F64"/>
    <w:rsid w:val="00AA7931"/>
    <w:rsid w:val="00AB4EB7"/>
    <w:rsid w:val="00AB5BF8"/>
    <w:rsid w:val="00AC4100"/>
    <w:rsid w:val="00AC6A6B"/>
    <w:rsid w:val="00AC7F2D"/>
    <w:rsid w:val="00AD71DF"/>
    <w:rsid w:val="00AE00F7"/>
    <w:rsid w:val="00AE296B"/>
    <w:rsid w:val="00AE594F"/>
    <w:rsid w:val="00AE6226"/>
    <w:rsid w:val="00AE6D56"/>
    <w:rsid w:val="00AF0C3C"/>
    <w:rsid w:val="00AF2250"/>
    <w:rsid w:val="00AF239C"/>
    <w:rsid w:val="00AF5B51"/>
    <w:rsid w:val="00AF66B4"/>
    <w:rsid w:val="00B01091"/>
    <w:rsid w:val="00B0286C"/>
    <w:rsid w:val="00B1035A"/>
    <w:rsid w:val="00B3546F"/>
    <w:rsid w:val="00B35667"/>
    <w:rsid w:val="00B3618C"/>
    <w:rsid w:val="00B37AC1"/>
    <w:rsid w:val="00B5141B"/>
    <w:rsid w:val="00B537BD"/>
    <w:rsid w:val="00B53C70"/>
    <w:rsid w:val="00B71291"/>
    <w:rsid w:val="00B724CD"/>
    <w:rsid w:val="00B77796"/>
    <w:rsid w:val="00B804F3"/>
    <w:rsid w:val="00B82A1B"/>
    <w:rsid w:val="00B8392A"/>
    <w:rsid w:val="00B938B3"/>
    <w:rsid w:val="00B94B88"/>
    <w:rsid w:val="00B9692A"/>
    <w:rsid w:val="00B973AF"/>
    <w:rsid w:val="00BA0F9D"/>
    <w:rsid w:val="00BA62AB"/>
    <w:rsid w:val="00BB778B"/>
    <w:rsid w:val="00BB7966"/>
    <w:rsid w:val="00BC3BB7"/>
    <w:rsid w:val="00BC650D"/>
    <w:rsid w:val="00BF3550"/>
    <w:rsid w:val="00BF6274"/>
    <w:rsid w:val="00C111C4"/>
    <w:rsid w:val="00C11C69"/>
    <w:rsid w:val="00C16963"/>
    <w:rsid w:val="00C2282C"/>
    <w:rsid w:val="00C24CD7"/>
    <w:rsid w:val="00C2736C"/>
    <w:rsid w:val="00C32878"/>
    <w:rsid w:val="00C3351F"/>
    <w:rsid w:val="00C40DB5"/>
    <w:rsid w:val="00C42152"/>
    <w:rsid w:val="00C458C4"/>
    <w:rsid w:val="00C479BE"/>
    <w:rsid w:val="00C52F00"/>
    <w:rsid w:val="00C53644"/>
    <w:rsid w:val="00C5610A"/>
    <w:rsid w:val="00C56BB5"/>
    <w:rsid w:val="00C56EAF"/>
    <w:rsid w:val="00C632B3"/>
    <w:rsid w:val="00C64D08"/>
    <w:rsid w:val="00C65F35"/>
    <w:rsid w:val="00C76B89"/>
    <w:rsid w:val="00C77536"/>
    <w:rsid w:val="00C8042A"/>
    <w:rsid w:val="00C86BE3"/>
    <w:rsid w:val="00C90979"/>
    <w:rsid w:val="00C9296B"/>
    <w:rsid w:val="00C92A35"/>
    <w:rsid w:val="00C95038"/>
    <w:rsid w:val="00CA0DDF"/>
    <w:rsid w:val="00CA6E2C"/>
    <w:rsid w:val="00CB339E"/>
    <w:rsid w:val="00CB4344"/>
    <w:rsid w:val="00CB7765"/>
    <w:rsid w:val="00CC015F"/>
    <w:rsid w:val="00CC0601"/>
    <w:rsid w:val="00CC144E"/>
    <w:rsid w:val="00CC1B2D"/>
    <w:rsid w:val="00CC23BB"/>
    <w:rsid w:val="00CC3C8C"/>
    <w:rsid w:val="00CC4AF9"/>
    <w:rsid w:val="00CE095D"/>
    <w:rsid w:val="00CE44EB"/>
    <w:rsid w:val="00CE60DD"/>
    <w:rsid w:val="00CF21C1"/>
    <w:rsid w:val="00CF3157"/>
    <w:rsid w:val="00CF6908"/>
    <w:rsid w:val="00D02ED3"/>
    <w:rsid w:val="00D059EE"/>
    <w:rsid w:val="00D10E27"/>
    <w:rsid w:val="00D24778"/>
    <w:rsid w:val="00D27AB8"/>
    <w:rsid w:val="00D326EA"/>
    <w:rsid w:val="00D33432"/>
    <w:rsid w:val="00D33477"/>
    <w:rsid w:val="00D4736F"/>
    <w:rsid w:val="00D614A8"/>
    <w:rsid w:val="00D62BE6"/>
    <w:rsid w:val="00D65791"/>
    <w:rsid w:val="00D65BCB"/>
    <w:rsid w:val="00D6694F"/>
    <w:rsid w:val="00D71054"/>
    <w:rsid w:val="00D71C1F"/>
    <w:rsid w:val="00D720CE"/>
    <w:rsid w:val="00D72955"/>
    <w:rsid w:val="00D77FC9"/>
    <w:rsid w:val="00D87953"/>
    <w:rsid w:val="00D90929"/>
    <w:rsid w:val="00D92188"/>
    <w:rsid w:val="00D92647"/>
    <w:rsid w:val="00D93473"/>
    <w:rsid w:val="00D968F1"/>
    <w:rsid w:val="00DA017B"/>
    <w:rsid w:val="00DC6D21"/>
    <w:rsid w:val="00DC7FAA"/>
    <w:rsid w:val="00DD0038"/>
    <w:rsid w:val="00DD1C3A"/>
    <w:rsid w:val="00DD31C8"/>
    <w:rsid w:val="00DD5F06"/>
    <w:rsid w:val="00DD7F85"/>
    <w:rsid w:val="00DE0367"/>
    <w:rsid w:val="00DE0C70"/>
    <w:rsid w:val="00DE2B8B"/>
    <w:rsid w:val="00DE7BE8"/>
    <w:rsid w:val="00DF1A1D"/>
    <w:rsid w:val="00DF22FC"/>
    <w:rsid w:val="00E00A2F"/>
    <w:rsid w:val="00E063A1"/>
    <w:rsid w:val="00E1542B"/>
    <w:rsid w:val="00E1782D"/>
    <w:rsid w:val="00E2180E"/>
    <w:rsid w:val="00E26A7C"/>
    <w:rsid w:val="00E26E71"/>
    <w:rsid w:val="00E27205"/>
    <w:rsid w:val="00E3052E"/>
    <w:rsid w:val="00E34193"/>
    <w:rsid w:val="00E369A5"/>
    <w:rsid w:val="00E554DE"/>
    <w:rsid w:val="00E57421"/>
    <w:rsid w:val="00E64F19"/>
    <w:rsid w:val="00E65A6E"/>
    <w:rsid w:val="00E8378E"/>
    <w:rsid w:val="00E876B0"/>
    <w:rsid w:val="00EA1B3B"/>
    <w:rsid w:val="00EA728D"/>
    <w:rsid w:val="00EA7F58"/>
    <w:rsid w:val="00EB3037"/>
    <w:rsid w:val="00EB4592"/>
    <w:rsid w:val="00EB6549"/>
    <w:rsid w:val="00EB741F"/>
    <w:rsid w:val="00ED0BDB"/>
    <w:rsid w:val="00ED185E"/>
    <w:rsid w:val="00ED32A7"/>
    <w:rsid w:val="00ED44B0"/>
    <w:rsid w:val="00ED51DD"/>
    <w:rsid w:val="00ED7FF4"/>
    <w:rsid w:val="00EE010E"/>
    <w:rsid w:val="00EE2030"/>
    <w:rsid w:val="00EF72FB"/>
    <w:rsid w:val="00F014A6"/>
    <w:rsid w:val="00F117D9"/>
    <w:rsid w:val="00F123C3"/>
    <w:rsid w:val="00F15819"/>
    <w:rsid w:val="00F15A7C"/>
    <w:rsid w:val="00F15DA1"/>
    <w:rsid w:val="00F26BD0"/>
    <w:rsid w:val="00F36E41"/>
    <w:rsid w:val="00F416B8"/>
    <w:rsid w:val="00F44091"/>
    <w:rsid w:val="00F5183E"/>
    <w:rsid w:val="00F55128"/>
    <w:rsid w:val="00F564E9"/>
    <w:rsid w:val="00F569F2"/>
    <w:rsid w:val="00F64C93"/>
    <w:rsid w:val="00F71522"/>
    <w:rsid w:val="00F735FF"/>
    <w:rsid w:val="00F82BC1"/>
    <w:rsid w:val="00F85D0E"/>
    <w:rsid w:val="00F95244"/>
    <w:rsid w:val="00FA544E"/>
    <w:rsid w:val="00FA6924"/>
    <w:rsid w:val="00FB0048"/>
    <w:rsid w:val="00FB3860"/>
    <w:rsid w:val="00FC3912"/>
    <w:rsid w:val="00FC479D"/>
    <w:rsid w:val="00FC4DA8"/>
    <w:rsid w:val="00FD0FBE"/>
    <w:rsid w:val="00FD516B"/>
    <w:rsid w:val="00FD78A7"/>
    <w:rsid w:val="00FE3789"/>
    <w:rsid w:val="00FF1E8E"/>
    <w:rsid w:val="00FF420E"/>
    <w:rsid w:val="00FF67B4"/>
    <w:rsid w:val="00FF7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D504E"/>
  <w15:docId w15:val="{3D7114F1-D805-4854-A5C0-C696646A3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7659"/>
    <w:pPr>
      <w:widowControl w:val="0"/>
      <w:jc w:val="both"/>
    </w:pPr>
  </w:style>
  <w:style w:type="paragraph" w:styleId="1">
    <w:name w:val="heading 1"/>
    <w:basedOn w:val="a"/>
    <w:next w:val="a"/>
    <w:link w:val="10"/>
    <w:qFormat/>
    <w:rsid w:val="00C76B89"/>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0"/>
    <w:link w:val="20"/>
    <w:qFormat/>
    <w:rsid w:val="00D4736F"/>
    <w:pPr>
      <w:keepNext/>
      <w:keepLines/>
      <w:spacing w:before="480" w:after="120" w:line="400" w:lineRule="exact"/>
      <w:jc w:val="left"/>
      <w:outlineLvl w:val="1"/>
    </w:pPr>
    <w:rPr>
      <w:rFonts w:ascii="黑体" w:eastAsia="黑体" w:hAnsi="黑体" w:cs="Times New Roman"/>
      <w:sz w:val="28"/>
      <w:szCs w:val="28"/>
    </w:rPr>
  </w:style>
  <w:style w:type="paragraph" w:styleId="3">
    <w:name w:val="heading 3"/>
    <w:basedOn w:val="a"/>
    <w:next w:val="a0"/>
    <w:link w:val="30"/>
    <w:qFormat/>
    <w:rsid w:val="00C76B89"/>
    <w:pPr>
      <w:keepNext/>
      <w:keepLines/>
      <w:spacing w:before="260" w:after="260" w:line="413" w:lineRule="auto"/>
      <w:outlineLvl w:val="2"/>
    </w:pPr>
    <w:rPr>
      <w:rFonts w:ascii="Times New Roman" w:eastAsia="宋体" w:hAnsi="Times New Roman" w:cs="Times New Roman"/>
      <w:b/>
      <w:sz w:val="32"/>
      <w:szCs w:val="20"/>
    </w:rPr>
  </w:style>
  <w:style w:type="paragraph" w:styleId="4">
    <w:name w:val="heading 4"/>
    <w:basedOn w:val="a"/>
    <w:next w:val="a"/>
    <w:link w:val="40"/>
    <w:qFormat/>
    <w:rsid w:val="00C76B89"/>
    <w:pPr>
      <w:keepNext/>
      <w:keepLines/>
      <w:spacing w:before="280" w:after="290" w:line="372" w:lineRule="auto"/>
      <w:outlineLvl w:val="3"/>
    </w:pPr>
    <w:rPr>
      <w:rFonts w:ascii="Cambria" w:eastAsia="宋体" w:hAnsi="Cambria" w:cs="Times New Roman"/>
      <w:b/>
      <w:bCs/>
      <w:sz w:val="28"/>
      <w:szCs w:val="28"/>
    </w:rPr>
  </w:style>
  <w:style w:type="paragraph" w:styleId="6">
    <w:name w:val="heading 6"/>
    <w:basedOn w:val="a"/>
    <w:next w:val="a"/>
    <w:link w:val="60"/>
    <w:uiPriority w:val="9"/>
    <w:unhideWhenUsed/>
    <w:qFormat/>
    <w:rsid w:val="005B7F8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C76B8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C76B89"/>
    <w:rPr>
      <w:sz w:val="18"/>
      <w:szCs w:val="18"/>
    </w:rPr>
  </w:style>
  <w:style w:type="paragraph" w:styleId="a6">
    <w:name w:val="footer"/>
    <w:basedOn w:val="a"/>
    <w:link w:val="a7"/>
    <w:uiPriority w:val="99"/>
    <w:unhideWhenUsed/>
    <w:rsid w:val="00C76B89"/>
    <w:pPr>
      <w:tabs>
        <w:tab w:val="center" w:pos="4153"/>
        <w:tab w:val="right" w:pos="8306"/>
      </w:tabs>
      <w:snapToGrid w:val="0"/>
      <w:jc w:val="left"/>
    </w:pPr>
    <w:rPr>
      <w:sz w:val="18"/>
      <w:szCs w:val="18"/>
    </w:rPr>
  </w:style>
  <w:style w:type="character" w:customStyle="1" w:styleId="a7">
    <w:name w:val="页脚 字符"/>
    <w:basedOn w:val="a1"/>
    <w:link w:val="a6"/>
    <w:uiPriority w:val="99"/>
    <w:rsid w:val="00C76B89"/>
    <w:rPr>
      <w:sz w:val="18"/>
      <w:szCs w:val="18"/>
    </w:rPr>
  </w:style>
  <w:style w:type="character" w:customStyle="1" w:styleId="10">
    <w:name w:val="标题 1 字符"/>
    <w:basedOn w:val="a1"/>
    <w:link w:val="1"/>
    <w:rsid w:val="00C76B89"/>
    <w:rPr>
      <w:rFonts w:ascii="Times New Roman" w:eastAsia="宋体" w:hAnsi="Times New Roman" w:cs="Times New Roman"/>
      <w:b/>
      <w:kern w:val="44"/>
      <w:sz w:val="44"/>
      <w:szCs w:val="20"/>
    </w:rPr>
  </w:style>
  <w:style w:type="character" w:customStyle="1" w:styleId="20">
    <w:name w:val="标题 2 字符"/>
    <w:basedOn w:val="a1"/>
    <w:link w:val="2"/>
    <w:rsid w:val="00D4736F"/>
    <w:rPr>
      <w:rFonts w:ascii="黑体" w:eastAsia="黑体" w:hAnsi="黑体" w:cs="Times New Roman"/>
      <w:sz w:val="28"/>
      <w:szCs w:val="28"/>
    </w:rPr>
  </w:style>
  <w:style w:type="character" w:customStyle="1" w:styleId="30">
    <w:name w:val="标题 3 字符"/>
    <w:basedOn w:val="a1"/>
    <w:link w:val="3"/>
    <w:rsid w:val="00C76B89"/>
    <w:rPr>
      <w:rFonts w:ascii="Times New Roman" w:eastAsia="宋体" w:hAnsi="Times New Roman" w:cs="Times New Roman"/>
      <w:b/>
      <w:sz w:val="32"/>
      <w:szCs w:val="20"/>
    </w:rPr>
  </w:style>
  <w:style w:type="character" w:customStyle="1" w:styleId="40">
    <w:name w:val="标题 4 字符"/>
    <w:basedOn w:val="a1"/>
    <w:link w:val="4"/>
    <w:rsid w:val="00C76B89"/>
    <w:rPr>
      <w:rFonts w:ascii="Cambria" w:eastAsia="宋体" w:hAnsi="Cambria" w:cs="Times New Roman"/>
      <w:b/>
      <w:bCs/>
      <w:sz w:val="28"/>
      <w:szCs w:val="28"/>
    </w:rPr>
  </w:style>
  <w:style w:type="paragraph" w:styleId="a8">
    <w:name w:val="Balloon Text"/>
    <w:basedOn w:val="a"/>
    <w:link w:val="a9"/>
    <w:uiPriority w:val="99"/>
    <w:semiHidden/>
    <w:unhideWhenUsed/>
    <w:rsid w:val="00C76B89"/>
    <w:rPr>
      <w:sz w:val="18"/>
      <w:szCs w:val="18"/>
    </w:rPr>
  </w:style>
  <w:style w:type="character" w:customStyle="1" w:styleId="a9">
    <w:name w:val="批注框文本 字符"/>
    <w:basedOn w:val="a1"/>
    <w:link w:val="a8"/>
    <w:uiPriority w:val="99"/>
    <w:semiHidden/>
    <w:rsid w:val="00C76B89"/>
    <w:rPr>
      <w:sz w:val="18"/>
      <w:szCs w:val="18"/>
    </w:rPr>
  </w:style>
  <w:style w:type="paragraph" w:styleId="aa">
    <w:name w:val="caption"/>
    <w:basedOn w:val="a"/>
    <w:next w:val="a"/>
    <w:qFormat/>
    <w:rsid w:val="00C76B89"/>
    <w:rPr>
      <w:rFonts w:ascii="Arial" w:eastAsia="黑体" w:hAnsi="Arial" w:cs="Arial"/>
      <w:sz w:val="20"/>
      <w:szCs w:val="20"/>
    </w:rPr>
  </w:style>
  <w:style w:type="paragraph" w:styleId="a0">
    <w:name w:val="Normal Indent"/>
    <w:basedOn w:val="a"/>
    <w:link w:val="ab"/>
    <w:rsid w:val="00C76B89"/>
    <w:pPr>
      <w:ind w:firstLineChars="200" w:firstLine="420"/>
    </w:pPr>
  </w:style>
  <w:style w:type="character" w:customStyle="1" w:styleId="ab">
    <w:name w:val="正文缩进 字符"/>
    <w:link w:val="a0"/>
    <w:rsid w:val="00C76B89"/>
  </w:style>
  <w:style w:type="character" w:customStyle="1" w:styleId="31">
    <w:name w:val="正文文本 3 字符"/>
    <w:link w:val="32"/>
    <w:rsid w:val="00C76B89"/>
    <w:rPr>
      <w:color w:val="000000"/>
      <w:sz w:val="28"/>
    </w:rPr>
  </w:style>
  <w:style w:type="paragraph" w:styleId="32">
    <w:name w:val="Body Text 3"/>
    <w:basedOn w:val="a"/>
    <w:link w:val="31"/>
    <w:rsid w:val="00C76B89"/>
    <w:rPr>
      <w:color w:val="000000"/>
      <w:sz w:val="28"/>
    </w:rPr>
  </w:style>
  <w:style w:type="character" w:customStyle="1" w:styleId="3Char1">
    <w:name w:val="正文文本 3 Char1"/>
    <w:basedOn w:val="a1"/>
    <w:uiPriority w:val="99"/>
    <w:semiHidden/>
    <w:rsid w:val="00C76B89"/>
    <w:rPr>
      <w:sz w:val="16"/>
      <w:szCs w:val="16"/>
    </w:rPr>
  </w:style>
  <w:style w:type="character" w:customStyle="1" w:styleId="ac">
    <w:name w:val="副标题 字符"/>
    <w:link w:val="ad"/>
    <w:rsid w:val="00C76B89"/>
    <w:rPr>
      <w:rFonts w:ascii="Cambria" w:hAnsi="Cambria" w:cs="Times New Roman"/>
      <w:b/>
      <w:bCs/>
      <w:kern w:val="28"/>
      <w:sz w:val="32"/>
      <w:szCs w:val="32"/>
    </w:rPr>
  </w:style>
  <w:style w:type="paragraph" w:styleId="ad">
    <w:name w:val="Subtitle"/>
    <w:basedOn w:val="a"/>
    <w:next w:val="a"/>
    <w:link w:val="ac"/>
    <w:qFormat/>
    <w:rsid w:val="00C76B89"/>
    <w:pPr>
      <w:spacing w:before="240" w:after="60" w:line="312" w:lineRule="auto"/>
      <w:jc w:val="center"/>
      <w:outlineLvl w:val="1"/>
    </w:pPr>
    <w:rPr>
      <w:rFonts w:ascii="Cambria" w:hAnsi="Cambria" w:cs="Times New Roman"/>
      <w:b/>
      <w:bCs/>
      <w:kern w:val="28"/>
      <w:sz w:val="32"/>
      <w:szCs w:val="32"/>
    </w:rPr>
  </w:style>
  <w:style w:type="character" w:customStyle="1" w:styleId="Char1">
    <w:name w:val="副标题 Char1"/>
    <w:basedOn w:val="a1"/>
    <w:uiPriority w:val="11"/>
    <w:rsid w:val="00C76B89"/>
    <w:rPr>
      <w:rFonts w:asciiTheme="majorHAnsi" w:eastAsia="宋体" w:hAnsiTheme="majorHAnsi" w:cstheme="majorBidi"/>
      <w:b/>
      <w:bCs/>
      <w:kern w:val="28"/>
      <w:sz w:val="32"/>
      <w:szCs w:val="32"/>
    </w:rPr>
  </w:style>
  <w:style w:type="character" w:customStyle="1" w:styleId="ae">
    <w:name w:val="标题 字符"/>
    <w:link w:val="af"/>
    <w:rsid w:val="00C76B89"/>
    <w:rPr>
      <w:rFonts w:ascii="Cambria" w:hAnsi="Cambria" w:cs="Times New Roman"/>
      <w:b/>
      <w:bCs/>
      <w:sz w:val="32"/>
      <w:szCs w:val="32"/>
    </w:rPr>
  </w:style>
  <w:style w:type="paragraph" w:styleId="af">
    <w:name w:val="Title"/>
    <w:basedOn w:val="a"/>
    <w:next w:val="a"/>
    <w:link w:val="ae"/>
    <w:qFormat/>
    <w:rsid w:val="00C76B89"/>
    <w:pPr>
      <w:spacing w:before="240" w:after="60"/>
      <w:jc w:val="center"/>
      <w:outlineLvl w:val="0"/>
    </w:pPr>
    <w:rPr>
      <w:rFonts w:ascii="Cambria" w:hAnsi="Cambria" w:cs="Times New Roman"/>
      <w:b/>
      <w:bCs/>
      <w:sz w:val="32"/>
      <w:szCs w:val="32"/>
    </w:rPr>
  </w:style>
  <w:style w:type="character" w:customStyle="1" w:styleId="Char10">
    <w:name w:val="标题 Char1"/>
    <w:basedOn w:val="a1"/>
    <w:uiPriority w:val="10"/>
    <w:rsid w:val="00C76B89"/>
    <w:rPr>
      <w:rFonts w:asciiTheme="majorHAnsi" w:eastAsia="宋体" w:hAnsiTheme="majorHAnsi" w:cstheme="majorBidi"/>
      <w:b/>
      <w:bCs/>
      <w:sz w:val="32"/>
      <w:szCs w:val="32"/>
    </w:rPr>
  </w:style>
  <w:style w:type="character" w:customStyle="1" w:styleId="af0">
    <w:name w:val="文档结构图 字符"/>
    <w:link w:val="af1"/>
    <w:rsid w:val="00C76B89"/>
    <w:rPr>
      <w:rFonts w:ascii="宋体"/>
      <w:sz w:val="18"/>
      <w:szCs w:val="18"/>
    </w:rPr>
  </w:style>
  <w:style w:type="paragraph" w:styleId="af1">
    <w:name w:val="Document Map"/>
    <w:basedOn w:val="a"/>
    <w:link w:val="af0"/>
    <w:rsid w:val="00C76B89"/>
    <w:rPr>
      <w:rFonts w:ascii="宋体"/>
      <w:sz w:val="18"/>
      <w:szCs w:val="18"/>
    </w:rPr>
  </w:style>
  <w:style w:type="character" w:customStyle="1" w:styleId="Char11">
    <w:name w:val="文档结构图 Char1"/>
    <w:basedOn w:val="a1"/>
    <w:uiPriority w:val="99"/>
    <w:semiHidden/>
    <w:rsid w:val="00C76B89"/>
    <w:rPr>
      <w:rFonts w:ascii="宋体" w:eastAsia="宋体"/>
      <w:sz w:val="18"/>
      <w:szCs w:val="18"/>
    </w:rPr>
  </w:style>
  <w:style w:type="paragraph" w:customStyle="1" w:styleId="af2">
    <w:name w:val="段"/>
    <w:rsid w:val="00C76B89"/>
    <w:pPr>
      <w:autoSpaceDE w:val="0"/>
      <w:autoSpaceDN w:val="0"/>
      <w:ind w:firstLineChars="200" w:firstLine="200"/>
      <w:jc w:val="both"/>
    </w:pPr>
    <w:rPr>
      <w:rFonts w:ascii="宋体" w:eastAsia="宋体" w:hAnsi="Times New Roman" w:cs="Times New Roman"/>
      <w:kern w:val="0"/>
      <w:szCs w:val="20"/>
    </w:rPr>
  </w:style>
  <w:style w:type="paragraph" w:styleId="af3">
    <w:name w:val="List Paragraph"/>
    <w:basedOn w:val="a"/>
    <w:uiPriority w:val="34"/>
    <w:qFormat/>
    <w:rsid w:val="00C76B89"/>
    <w:pPr>
      <w:ind w:firstLineChars="200" w:firstLine="420"/>
    </w:pPr>
  </w:style>
  <w:style w:type="paragraph" w:customStyle="1" w:styleId="reader-word-layer">
    <w:name w:val="reader-word-layer"/>
    <w:basedOn w:val="a"/>
    <w:rsid w:val="00C76B89"/>
    <w:pPr>
      <w:widowControl/>
      <w:spacing w:before="100" w:beforeAutospacing="1" w:after="100" w:afterAutospacing="1"/>
      <w:jc w:val="left"/>
    </w:pPr>
    <w:rPr>
      <w:rFonts w:ascii="宋体" w:eastAsia="宋体" w:hAnsi="宋体" w:cs="宋体"/>
      <w:kern w:val="0"/>
      <w:sz w:val="24"/>
      <w:szCs w:val="24"/>
    </w:rPr>
  </w:style>
  <w:style w:type="paragraph" w:customStyle="1" w:styleId="tgt">
    <w:name w:val="tgt"/>
    <w:basedOn w:val="a"/>
    <w:rsid w:val="00C76B89"/>
    <w:pPr>
      <w:widowControl/>
      <w:spacing w:before="100" w:beforeAutospacing="1" w:after="100" w:afterAutospacing="1"/>
      <w:jc w:val="left"/>
    </w:pPr>
    <w:rPr>
      <w:rFonts w:ascii="宋体" w:eastAsia="宋体" w:hAnsi="宋体" w:cs="宋体"/>
      <w:kern w:val="0"/>
      <w:sz w:val="24"/>
      <w:szCs w:val="24"/>
    </w:rPr>
  </w:style>
  <w:style w:type="paragraph" w:styleId="af4">
    <w:name w:val="Date"/>
    <w:basedOn w:val="a"/>
    <w:next w:val="a"/>
    <w:link w:val="af5"/>
    <w:uiPriority w:val="99"/>
    <w:unhideWhenUsed/>
    <w:rsid w:val="00C76B89"/>
    <w:pPr>
      <w:ind w:leftChars="2500" w:left="100"/>
    </w:pPr>
  </w:style>
  <w:style w:type="character" w:customStyle="1" w:styleId="af5">
    <w:name w:val="日期 字符"/>
    <w:basedOn w:val="a1"/>
    <w:link w:val="af4"/>
    <w:uiPriority w:val="99"/>
    <w:rsid w:val="00C76B89"/>
  </w:style>
  <w:style w:type="character" w:styleId="af6">
    <w:name w:val="annotation reference"/>
    <w:basedOn w:val="a1"/>
    <w:uiPriority w:val="99"/>
    <w:semiHidden/>
    <w:unhideWhenUsed/>
    <w:rsid w:val="00C76B89"/>
    <w:rPr>
      <w:sz w:val="21"/>
      <w:szCs w:val="21"/>
    </w:rPr>
  </w:style>
  <w:style w:type="paragraph" w:styleId="af7">
    <w:name w:val="annotation text"/>
    <w:basedOn w:val="a"/>
    <w:link w:val="af8"/>
    <w:uiPriority w:val="99"/>
    <w:semiHidden/>
    <w:unhideWhenUsed/>
    <w:rsid w:val="00C76B89"/>
    <w:pPr>
      <w:jc w:val="left"/>
    </w:pPr>
  </w:style>
  <w:style w:type="character" w:customStyle="1" w:styleId="af8">
    <w:name w:val="批注文字 字符"/>
    <w:basedOn w:val="a1"/>
    <w:link w:val="af7"/>
    <w:uiPriority w:val="99"/>
    <w:semiHidden/>
    <w:rsid w:val="00C76B89"/>
  </w:style>
  <w:style w:type="paragraph" w:styleId="af9">
    <w:name w:val="annotation subject"/>
    <w:basedOn w:val="af7"/>
    <w:next w:val="af7"/>
    <w:link w:val="afa"/>
    <w:uiPriority w:val="99"/>
    <w:semiHidden/>
    <w:unhideWhenUsed/>
    <w:rsid w:val="00C76B89"/>
    <w:rPr>
      <w:b/>
      <w:bCs/>
    </w:rPr>
  </w:style>
  <w:style w:type="character" w:customStyle="1" w:styleId="afa">
    <w:name w:val="批注主题 字符"/>
    <w:basedOn w:val="af8"/>
    <w:link w:val="af9"/>
    <w:uiPriority w:val="99"/>
    <w:semiHidden/>
    <w:rsid w:val="00C76B89"/>
    <w:rPr>
      <w:b/>
      <w:bCs/>
    </w:rPr>
  </w:style>
  <w:style w:type="paragraph" w:styleId="TOC">
    <w:name w:val="TOC Heading"/>
    <w:basedOn w:val="1"/>
    <w:next w:val="a"/>
    <w:uiPriority w:val="39"/>
    <w:unhideWhenUsed/>
    <w:qFormat/>
    <w:rsid w:val="00C76B89"/>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a"/>
    <w:next w:val="a"/>
    <w:autoRedefine/>
    <w:uiPriority w:val="39"/>
    <w:unhideWhenUsed/>
    <w:rsid w:val="00C76B89"/>
  </w:style>
  <w:style w:type="paragraph" w:styleId="TOC2">
    <w:name w:val="toc 2"/>
    <w:basedOn w:val="a"/>
    <w:next w:val="a"/>
    <w:autoRedefine/>
    <w:uiPriority w:val="39"/>
    <w:unhideWhenUsed/>
    <w:rsid w:val="003F269C"/>
    <w:pPr>
      <w:tabs>
        <w:tab w:val="right" w:leader="dot" w:pos="9344"/>
      </w:tabs>
      <w:spacing w:line="400" w:lineRule="exact"/>
      <w:ind w:leftChars="200" w:left="420"/>
    </w:pPr>
    <w:rPr>
      <w:rFonts w:asciiTheme="minorEastAsia" w:hAnsiTheme="minorEastAsia"/>
      <w:noProof/>
      <w:sz w:val="24"/>
      <w:szCs w:val="24"/>
    </w:rPr>
  </w:style>
  <w:style w:type="paragraph" w:styleId="TOC3">
    <w:name w:val="toc 3"/>
    <w:basedOn w:val="a"/>
    <w:next w:val="a"/>
    <w:autoRedefine/>
    <w:uiPriority w:val="39"/>
    <w:unhideWhenUsed/>
    <w:rsid w:val="003F269C"/>
    <w:pPr>
      <w:tabs>
        <w:tab w:val="right" w:leader="dot" w:pos="9344"/>
      </w:tabs>
      <w:spacing w:line="400" w:lineRule="exact"/>
      <w:ind w:leftChars="400" w:left="840"/>
    </w:pPr>
    <w:rPr>
      <w:rFonts w:asciiTheme="minorEastAsia" w:hAnsiTheme="minorEastAsia"/>
      <w:noProof/>
      <w:sz w:val="24"/>
      <w:szCs w:val="24"/>
    </w:rPr>
  </w:style>
  <w:style w:type="character" w:styleId="afb">
    <w:name w:val="Hyperlink"/>
    <w:basedOn w:val="a1"/>
    <w:uiPriority w:val="99"/>
    <w:unhideWhenUsed/>
    <w:rsid w:val="00C76B89"/>
    <w:rPr>
      <w:color w:val="0000FF" w:themeColor="hyperlink"/>
      <w:u w:val="single"/>
    </w:rPr>
  </w:style>
  <w:style w:type="paragraph" w:styleId="afc">
    <w:name w:val="Plain Text"/>
    <w:basedOn w:val="a"/>
    <w:link w:val="afd"/>
    <w:uiPriority w:val="99"/>
    <w:unhideWhenUsed/>
    <w:rsid w:val="00F5183E"/>
    <w:rPr>
      <w:rFonts w:ascii="宋体" w:eastAsia="宋体" w:hAnsi="Courier New" w:cs="Courier New"/>
      <w:szCs w:val="21"/>
    </w:rPr>
  </w:style>
  <w:style w:type="character" w:customStyle="1" w:styleId="afd">
    <w:name w:val="纯文本 字符"/>
    <w:basedOn w:val="a1"/>
    <w:link w:val="afc"/>
    <w:uiPriority w:val="99"/>
    <w:rsid w:val="00F5183E"/>
    <w:rPr>
      <w:rFonts w:ascii="宋体" w:eastAsia="宋体" w:hAnsi="Courier New" w:cs="Courier New"/>
      <w:szCs w:val="21"/>
    </w:rPr>
  </w:style>
  <w:style w:type="character" w:customStyle="1" w:styleId="apple-converted-space">
    <w:name w:val="apple-converted-space"/>
    <w:basedOn w:val="a1"/>
    <w:rsid w:val="00AB5BF8"/>
  </w:style>
  <w:style w:type="character" w:customStyle="1" w:styleId="compare-message">
    <w:name w:val="compare-message"/>
    <w:basedOn w:val="a1"/>
    <w:rsid w:val="00D92647"/>
  </w:style>
  <w:style w:type="character" w:customStyle="1" w:styleId="green">
    <w:name w:val="green"/>
    <w:basedOn w:val="a1"/>
    <w:rsid w:val="009733DD"/>
  </w:style>
  <w:style w:type="paragraph" w:styleId="afe">
    <w:name w:val="List"/>
    <w:basedOn w:val="a"/>
    <w:uiPriority w:val="99"/>
    <w:unhideWhenUsed/>
    <w:rsid w:val="005B7F83"/>
    <w:pPr>
      <w:ind w:left="200" w:hangingChars="200" w:hanging="200"/>
      <w:contextualSpacing/>
    </w:pPr>
  </w:style>
  <w:style w:type="paragraph" w:styleId="21">
    <w:name w:val="List 2"/>
    <w:basedOn w:val="a"/>
    <w:uiPriority w:val="99"/>
    <w:unhideWhenUsed/>
    <w:rsid w:val="005B7F83"/>
    <w:pPr>
      <w:ind w:leftChars="200" w:left="100" w:hangingChars="200" w:hanging="200"/>
      <w:contextualSpacing/>
    </w:pPr>
  </w:style>
  <w:style w:type="paragraph" w:styleId="aff">
    <w:name w:val="Body Text"/>
    <w:basedOn w:val="a"/>
    <w:link w:val="aff0"/>
    <w:uiPriority w:val="99"/>
    <w:unhideWhenUsed/>
    <w:rsid w:val="005B7F83"/>
    <w:pPr>
      <w:spacing w:after="120"/>
    </w:pPr>
  </w:style>
  <w:style w:type="character" w:customStyle="1" w:styleId="aff0">
    <w:name w:val="正文文本 字符"/>
    <w:basedOn w:val="a1"/>
    <w:link w:val="aff"/>
    <w:uiPriority w:val="99"/>
    <w:rsid w:val="005B7F83"/>
  </w:style>
  <w:style w:type="paragraph" w:styleId="aff1">
    <w:name w:val="Body Text Indent"/>
    <w:basedOn w:val="a"/>
    <w:link w:val="aff2"/>
    <w:uiPriority w:val="99"/>
    <w:unhideWhenUsed/>
    <w:rsid w:val="005B7F83"/>
    <w:pPr>
      <w:spacing w:after="120"/>
      <w:ind w:leftChars="200" w:left="420"/>
    </w:pPr>
  </w:style>
  <w:style w:type="character" w:customStyle="1" w:styleId="aff2">
    <w:name w:val="正文文本缩进 字符"/>
    <w:basedOn w:val="a1"/>
    <w:link w:val="aff1"/>
    <w:uiPriority w:val="99"/>
    <w:rsid w:val="005B7F83"/>
  </w:style>
  <w:style w:type="paragraph" w:styleId="aff3">
    <w:name w:val="Body Text First Indent"/>
    <w:basedOn w:val="aff"/>
    <w:link w:val="aff4"/>
    <w:uiPriority w:val="99"/>
    <w:unhideWhenUsed/>
    <w:rsid w:val="005B7F83"/>
    <w:pPr>
      <w:ind w:firstLineChars="100" w:firstLine="420"/>
    </w:pPr>
  </w:style>
  <w:style w:type="character" w:customStyle="1" w:styleId="aff4">
    <w:name w:val="正文文本首行缩进 字符"/>
    <w:basedOn w:val="aff0"/>
    <w:link w:val="aff3"/>
    <w:uiPriority w:val="99"/>
    <w:rsid w:val="005B7F83"/>
  </w:style>
  <w:style w:type="paragraph" w:styleId="22">
    <w:name w:val="Body Text First Indent 2"/>
    <w:basedOn w:val="aff1"/>
    <w:link w:val="23"/>
    <w:uiPriority w:val="99"/>
    <w:unhideWhenUsed/>
    <w:rsid w:val="005B7F83"/>
    <w:pPr>
      <w:ind w:firstLineChars="200" w:firstLine="420"/>
    </w:pPr>
  </w:style>
  <w:style w:type="character" w:customStyle="1" w:styleId="23">
    <w:name w:val="正文文本首行缩进 2 字符"/>
    <w:basedOn w:val="aff2"/>
    <w:link w:val="22"/>
    <w:uiPriority w:val="99"/>
    <w:rsid w:val="005B7F83"/>
  </w:style>
  <w:style w:type="character" w:customStyle="1" w:styleId="60">
    <w:name w:val="标题 6 字符"/>
    <w:basedOn w:val="a1"/>
    <w:link w:val="6"/>
    <w:uiPriority w:val="9"/>
    <w:rsid w:val="005B7F83"/>
    <w:rPr>
      <w:rFonts w:asciiTheme="majorHAnsi" w:eastAsiaTheme="majorEastAsia" w:hAnsiTheme="majorHAnsi" w:cstheme="majorBidi"/>
      <w:b/>
      <w:bCs/>
      <w:sz w:val="24"/>
      <w:szCs w:val="24"/>
    </w:rPr>
  </w:style>
  <w:style w:type="paragraph" w:styleId="24">
    <w:name w:val="List Continue 2"/>
    <w:basedOn w:val="a"/>
    <w:uiPriority w:val="99"/>
    <w:unhideWhenUsed/>
    <w:rsid w:val="005B7F83"/>
    <w:pPr>
      <w:spacing w:after="120"/>
      <w:ind w:leftChars="400" w:left="840"/>
      <w:contextualSpacing/>
    </w:pPr>
  </w:style>
  <w:style w:type="character" w:customStyle="1" w:styleId="11">
    <w:name w:val="未处理的提及1"/>
    <w:basedOn w:val="a1"/>
    <w:uiPriority w:val="99"/>
    <w:semiHidden/>
    <w:unhideWhenUsed/>
    <w:rsid w:val="000E5C47"/>
    <w:rPr>
      <w:color w:val="605E5C"/>
      <w:shd w:val="clear" w:color="auto" w:fill="E1DFDD"/>
    </w:rPr>
  </w:style>
  <w:style w:type="table" w:styleId="aff5">
    <w:name w:val="Table Grid"/>
    <w:basedOn w:val="a2"/>
    <w:uiPriority w:val="59"/>
    <w:rsid w:val="009C7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6">
    <w:name w:val="论文正文样式"/>
    <w:basedOn w:val="a"/>
    <w:link w:val="aff7"/>
    <w:qFormat/>
    <w:rsid w:val="00F569F2"/>
    <w:pPr>
      <w:spacing w:line="400" w:lineRule="exact"/>
      <w:ind w:firstLineChars="200" w:firstLine="200"/>
    </w:pPr>
    <w:rPr>
      <w:rFonts w:ascii="Times New Roman" w:eastAsia="宋体" w:hAnsi="Times New Roman" w:cs="宋体"/>
      <w:sz w:val="24"/>
      <w:szCs w:val="24"/>
    </w:rPr>
  </w:style>
  <w:style w:type="character" w:customStyle="1" w:styleId="aff7">
    <w:name w:val="论文正文样式 字符"/>
    <w:basedOn w:val="a1"/>
    <w:link w:val="aff6"/>
    <w:rsid w:val="00F569F2"/>
    <w:rPr>
      <w:rFonts w:ascii="Times New Roman" w:eastAsia="宋体" w:hAnsi="Times New Roman" w:cs="宋体"/>
      <w:sz w:val="24"/>
      <w:szCs w:val="24"/>
    </w:rPr>
  </w:style>
  <w:style w:type="paragraph" w:styleId="aff8">
    <w:name w:val="Revision"/>
    <w:hidden/>
    <w:uiPriority w:val="99"/>
    <w:semiHidden/>
    <w:rsid w:val="00470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751810">
      <w:bodyDiv w:val="1"/>
      <w:marLeft w:val="0"/>
      <w:marRight w:val="0"/>
      <w:marTop w:val="0"/>
      <w:marBottom w:val="0"/>
      <w:divBdr>
        <w:top w:val="none" w:sz="0" w:space="0" w:color="auto"/>
        <w:left w:val="none" w:sz="0" w:space="0" w:color="auto"/>
        <w:bottom w:val="none" w:sz="0" w:space="0" w:color="auto"/>
        <w:right w:val="none" w:sz="0" w:space="0" w:color="auto"/>
      </w:divBdr>
    </w:div>
    <w:div w:id="297534411">
      <w:bodyDiv w:val="1"/>
      <w:marLeft w:val="0"/>
      <w:marRight w:val="0"/>
      <w:marTop w:val="0"/>
      <w:marBottom w:val="0"/>
      <w:divBdr>
        <w:top w:val="none" w:sz="0" w:space="0" w:color="auto"/>
        <w:left w:val="none" w:sz="0" w:space="0" w:color="auto"/>
        <w:bottom w:val="none" w:sz="0" w:space="0" w:color="auto"/>
        <w:right w:val="none" w:sz="0" w:space="0" w:color="auto"/>
      </w:divBdr>
    </w:div>
    <w:div w:id="716052699">
      <w:bodyDiv w:val="1"/>
      <w:marLeft w:val="0"/>
      <w:marRight w:val="0"/>
      <w:marTop w:val="0"/>
      <w:marBottom w:val="0"/>
      <w:divBdr>
        <w:top w:val="none" w:sz="0" w:space="0" w:color="auto"/>
        <w:left w:val="none" w:sz="0" w:space="0" w:color="auto"/>
        <w:bottom w:val="none" w:sz="0" w:space="0" w:color="auto"/>
        <w:right w:val="none" w:sz="0" w:space="0" w:color="auto"/>
      </w:divBdr>
    </w:div>
    <w:div w:id="855189359">
      <w:bodyDiv w:val="1"/>
      <w:marLeft w:val="0"/>
      <w:marRight w:val="0"/>
      <w:marTop w:val="0"/>
      <w:marBottom w:val="0"/>
      <w:divBdr>
        <w:top w:val="none" w:sz="0" w:space="0" w:color="auto"/>
        <w:left w:val="none" w:sz="0" w:space="0" w:color="auto"/>
        <w:bottom w:val="none" w:sz="0" w:space="0" w:color="auto"/>
        <w:right w:val="none" w:sz="0" w:space="0" w:color="auto"/>
      </w:divBdr>
      <w:divsChild>
        <w:div w:id="724111477">
          <w:marLeft w:val="0"/>
          <w:marRight w:val="0"/>
          <w:marTop w:val="0"/>
          <w:marBottom w:val="0"/>
          <w:divBdr>
            <w:top w:val="none" w:sz="0" w:space="0" w:color="auto"/>
            <w:left w:val="none" w:sz="0" w:space="0" w:color="auto"/>
            <w:bottom w:val="none" w:sz="0" w:space="0" w:color="auto"/>
            <w:right w:val="none" w:sz="0" w:space="0" w:color="auto"/>
          </w:divBdr>
          <w:divsChild>
            <w:div w:id="310058974">
              <w:marLeft w:val="0"/>
              <w:marRight w:val="0"/>
              <w:marTop w:val="0"/>
              <w:marBottom w:val="0"/>
              <w:divBdr>
                <w:top w:val="single" w:sz="6" w:space="8" w:color="E5E5E5"/>
                <w:left w:val="single" w:sz="6" w:space="11" w:color="E5E5E5"/>
                <w:bottom w:val="single" w:sz="6" w:space="0" w:color="E5E5E5"/>
                <w:right w:val="single" w:sz="6" w:space="27" w:color="E5E5E5"/>
              </w:divBdr>
              <w:divsChild>
                <w:div w:id="10079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16643">
      <w:bodyDiv w:val="1"/>
      <w:marLeft w:val="0"/>
      <w:marRight w:val="0"/>
      <w:marTop w:val="0"/>
      <w:marBottom w:val="0"/>
      <w:divBdr>
        <w:top w:val="none" w:sz="0" w:space="0" w:color="auto"/>
        <w:left w:val="none" w:sz="0" w:space="0" w:color="auto"/>
        <w:bottom w:val="none" w:sz="0" w:space="0" w:color="auto"/>
        <w:right w:val="none" w:sz="0" w:space="0" w:color="auto"/>
      </w:divBdr>
      <w:divsChild>
        <w:div w:id="2032685415">
          <w:marLeft w:val="0"/>
          <w:marRight w:val="0"/>
          <w:marTop w:val="0"/>
          <w:marBottom w:val="0"/>
          <w:divBdr>
            <w:top w:val="none" w:sz="0" w:space="0" w:color="auto"/>
            <w:left w:val="none" w:sz="0" w:space="0" w:color="auto"/>
            <w:bottom w:val="none" w:sz="0" w:space="0" w:color="auto"/>
            <w:right w:val="none" w:sz="0" w:space="0" w:color="auto"/>
          </w:divBdr>
          <w:divsChild>
            <w:div w:id="1275821725">
              <w:marLeft w:val="0"/>
              <w:marRight w:val="0"/>
              <w:marTop w:val="0"/>
              <w:marBottom w:val="0"/>
              <w:divBdr>
                <w:top w:val="single" w:sz="6" w:space="8" w:color="E5E5E5"/>
                <w:left w:val="single" w:sz="6" w:space="11" w:color="E5E5E5"/>
                <w:bottom w:val="single" w:sz="6" w:space="0" w:color="E5E5E5"/>
                <w:right w:val="single" w:sz="6" w:space="27" w:color="E5E5E5"/>
              </w:divBdr>
              <w:divsChild>
                <w:div w:id="13685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194943">
      <w:bodyDiv w:val="1"/>
      <w:marLeft w:val="0"/>
      <w:marRight w:val="0"/>
      <w:marTop w:val="0"/>
      <w:marBottom w:val="0"/>
      <w:divBdr>
        <w:top w:val="none" w:sz="0" w:space="0" w:color="auto"/>
        <w:left w:val="none" w:sz="0" w:space="0" w:color="auto"/>
        <w:bottom w:val="none" w:sz="0" w:space="0" w:color="auto"/>
        <w:right w:val="none" w:sz="0" w:space="0" w:color="auto"/>
      </w:divBdr>
    </w:div>
    <w:div w:id="1692412181">
      <w:bodyDiv w:val="1"/>
      <w:marLeft w:val="0"/>
      <w:marRight w:val="0"/>
      <w:marTop w:val="0"/>
      <w:marBottom w:val="0"/>
      <w:divBdr>
        <w:top w:val="none" w:sz="0" w:space="0" w:color="auto"/>
        <w:left w:val="none" w:sz="0" w:space="0" w:color="auto"/>
        <w:bottom w:val="none" w:sz="0" w:space="0" w:color="auto"/>
        <w:right w:val="none" w:sz="0" w:space="0" w:color="auto"/>
      </w:divBdr>
      <w:divsChild>
        <w:div w:id="1496722508">
          <w:marLeft w:val="0"/>
          <w:marRight w:val="0"/>
          <w:marTop w:val="0"/>
          <w:marBottom w:val="0"/>
          <w:divBdr>
            <w:top w:val="none" w:sz="0" w:space="0" w:color="auto"/>
            <w:left w:val="none" w:sz="0" w:space="0" w:color="auto"/>
            <w:bottom w:val="none" w:sz="0" w:space="0" w:color="auto"/>
            <w:right w:val="none" w:sz="0" w:space="0" w:color="auto"/>
          </w:divBdr>
          <w:divsChild>
            <w:div w:id="549807167">
              <w:marLeft w:val="225"/>
              <w:marRight w:val="0"/>
              <w:marTop w:val="0"/>
              <w:marBottom w:val="0"/>
              <w:divBdr>
                <w:top w:val="none" w:sz="0" w:space="0" w:color="auto"/>
                <w:left w:val="none" w:sz="0" w:space="0" w:color="auto"/>
                <w:bottom w:val="none" w:sz="0" w:space="0" w:color="auto"/>
                <w:right w:val="none" w:sz="0" w:space="0" w:color="auto"/>
              </w:divBdr>
            </w:div>
            <w:div w:id="1656302749">
              <w:marLeft w:val="0"/>
              <w:marRight w:val="0"/>
              <w:marTop w:val="0"/>
              <w:marBottom w:val="0"/>
              <w:divBdr>
                <w:top w:val="none" w:sz="0" w:space="0" w:color="auto"/>
                <w:left w:val="none" w:sz="0" w:space="0" w:color="auto"/>
                <w:bottom w:val="none" w:sz="0" w:space="0" w:color="auto"/>
                <w:right w:val="none" w:sz="0" w:space="0" w:color="auto"/>
              </w:divBdr>
            </w:div>
          </w:divsChild>
        </w:div>
        <w:div w:id="1736665845">
          <w:marLeft w:val="0"/>
          <w:marRight w:val="0"/>
          <w:marTop w:val="0"/>
          <w:marBottom w:val="0"/>
          <w:divBdr>
            <w:top w:val="none" w:sz="0" w:space="0" w:color="auto"/>
            <w:left w:val="none" w:sz="0" w:space="0" w:color="auto"/>
            <w:bottom w:val="none" w:sz="0" w:space="0" w:color="auto"/>
            <w:right w:val="none" w:sz="0" w:space="0" w:color="auto"/>
          </w:divBdr>
          <w:divsChild>
            <w:div w:id="1556043354">
              <w:marLeft w:val="0"/>
              <w:marRight w:val="0"/>
              <w:marTop w:val="0"/>
              <w:marBottom w:val="0"/>
              <w:divBdr>
                <w:top w:val="single" w:sz="6" w:space="8" w:color="E5E5E5"/>
                <w:left w:val="single" w:sz="6" w:space="11" w:color="E5E5E5"/>
                <w:bottom w:val="single" w:sz="6" w:space="0" w:color="E5E5E5"/>
                <w:right w:val="single" w:sz="6" w:space="27" w:color="E5E5E5"/>
              </w:divBdr>
              <w:divsChild>
                <w:div w:id="15956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439778">
      <w:bodyDiv w:val="1"/>
      <w:marLeft w:val="0"/>
      <w:marRight w:val="0"/>
      <w:marTop w:val="0"/>
      <w:marBottom w:val="0"/>
      <w:divBdr>
        <w:top w:val="none" w:sz="0" w:space="0" w:color="auto"/>
        <w:left w:val="none" w:sz="0" w:space="0" w:color="auto"/>
        <w:bottom w:val="none" w:sz="0" w:space="0" w:color="auto"/>
        <w:right w:val="none" w:sz="0" w:space="0" w:color="auto"/>
      </w:divBdr>
      <w:divsChild>
        <w:div w:id="1534416591">
          <w:marLeft w:val="0"/>
          <w:marRight w:val="0"/>
          <w:marTop w:val="0"/>
          <w:marBottom w:val="0"/>
          <w:divBdr>
            <w:top w:val="none" w:sz="0" w:space="0" w:color="auto"/>
            <w:left w:val="none" w:sz="0" w:space="0" w:color="auto"/>
            <w:bottom w:val="none" w:sz="0" w:space="0" w:color="auto"/>
            <w:right w:val="none" w:sz="0" w:space="0" w:color="auto"/>
          </w:divBdr>
          <w:divsChild>
            <w:div w:id="1219168593">
              <w:marLeft w:val="0"/>
              <w:marRight w:val="0"/>
              <w:marTop w:val="0"/>
              <w:marBottom w:val="0"/>
              <w:divBdr>
                <w:top w:val="none" w:sz="0" w:space="0" w:color="auto"/>
                <w:left w:val="none" w:sz="0" w:space="0" w:color="auto"/>
                <w:bottom w:val="none" w:sz="0" w:space="0" w:color="auto"/>
                <w:right w:val="none" w:sz="0" w:space="0" w:color="auto"/>
              </w:divBdr>
            </w:div>
            <w:div w:id="2083138251">
              <w:marLeft w:val="225"/>
              <w:marRight w:val="0"/>
              <w:marTop w:val="0"/>
              <w:marBottom w:val="0"/>
              <w:divBdr>
                <w:top w:val="none" w:sz="0" w:space="0" w:color="auto"/>
                <w:left w:val="none" w:sz="0" w:space="0" w:color="auto"/>
                <w:bottom w:val="none" w:sz="0" w:space="0" w:color="auto"/>
                <w:right w:val="none" w:sz="0" w:space="0" w:color="auto"/>
              </w:divBdr>
            </w:div>
          </w:divsChild>
        </w:div>
        <w:div w:id="1731077364">
          <w:marLeft w:val="0"/>
          <w:marRight w:val="0"/>
          <w:marTop w:val="0"/>
          <w:marBottom w:val="0"/>
          <w:divBdr>
            <w:top w:val="none" w:sz="0" w:space="0" w:color="auto"/>
            <w:left w:val="none" w:sz="0" w:space="0" w:color="auto"/>
            <w:bottom w:val="none" w:sz="0" w:space="0" w:color="auto"/>
            <w:right w:val="none" w:sz="0" w:space="0" w:color="auto"/>
          </w:divBdr>
          <w:divsChild>
            <w:div w:id="402261809">
              <w:marLeft w:val="0"/>
              <w:marRight w:val="0"/>
              <w:marTop w:val="0"/>
              <w:marBottom w:val="0"/>
              <w:divBdr>
                <w:top w:val="single" w:sz="6" w:space="8" w:color="E5E5E5"/>
                <w:left w:val="single" w:sz="6" w:space="11" w:color="E5E5E5"/>
                <w:bottom w:val="single" w:sz="6" w:space="0" w:color="E5E5E5"/>
                <w:right w:val="single" w:sz="6" w:space="27" w:color="E5E5E5"/>
              </w:divBdr>
              <w:divsChild>
                <w:div w:id="298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5843">
      <w:bodyDiv w:val="1"/>
      <w:marLeft w:val="0"/>
      <w:marRight w:val="0"/>
      <w:marTop w:val="0"/>
      <w:marBottom w:val="0"/>
      <w:divBdr>
        <w:top w:val="none" w:sz="0" w:space="0" w:color="auto"/>
        <w:left w:val="none" w:sz="0" w:space="0" w:color="auto"/>
        <w:bottom w:val="none" w:sz="0" w:space="0" w:color="auto"/>
        <w:right w:val="none" w:sz="0" w:space="0" w:color="auto"/>
      </w:divBdr>
    </w:div>
    <w:div w:id="1931964125">
      <w:bodyDiv w:val="1"/>
      <w:marLeft w:val="0"/>
      <w:marRight w:val="0"/>
      <w:marTop w:val="0"/>
      <w:marBottom w:val="0"/>
      <w:divBdr>
        <w:top w:val="none" w:sz="0" w:space="0" w:color="auto"/>
        <w:left w:val="none" w:sz="0" w:space="0" w:color="auto"/>
        <w:bottom w:val="none" w:sz="0" w:space="0" w:color="auto"/>
        <w:right w:val="none" w:sz="0" w:space="0" w:color="auto"/>
      </w:divBdr>
      <w:divsChild>
        <w:div w:id="1227376774">
          <w:marLeft w:val="0"/>
          <w:marRight w:val="0"/>
          <w:marTop w:val="0"/>
          <w:marBottom w:val="0"/>
          <w:divBdr>
            <w:top w:val="none" w:sz="0" w:space="0" w:color="auto"/>
            <w:left w:val="none" w:sz="0" w:space="0" w:color="auto"/>
            <w:bottom w:val="none" w:sz="0" w:space="0" w:color="auto"/>
            <w:right w:val="none" w:sz="0" w:space="0" w:color="auto"/>
          </w:divBdr>
          <w:divsChild>
            <w:div w:id="997608625">
              <w:marLeft w:val="0"/>
              <w:marRight w:val="0"/>
              <w:marTop w:val="0"/>
              <w:marBottom w:val="0"/>
              <w:divBdr>
                <w:top w:val="single" w:sz="6" w:space="8" w:color="E5E5E5"/>
                <w:left w:val="single" w:sz="6" w:space="11" w:color="E5E5E5"/>
                <w:bottom w:val="single" w:sz="6" w:space="0" w:color="E5E5E5"/>
                <w:right w:val="single" w:sz="6" w:space="27" w:color="E5E5E5"/>
              </w:divBdr>
              <w:divsChild>
                <w:div w:id="3180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07848">
      <w:bodyDiv w:val="1"/>
      <w:marLeft w:val="0"/>
      <w:marRight w:val="0"/>
      <w:marTop w:val="0"/>
      <w:marBottom w:val="0"/>
      <w:divBdr>
        <w:top w:val="none" w:sz="0" w:space="0" w:color="auto"/>
        <w:left w:val="none" w:sz="0" w:space="0" w:color="auto"/>
        <w:bottom w:val="none" w:sz="0" w:space="0" w:color="auto"/>
        <w:right w:val="none" w:sz="0" w:space="0" w:color="auto"/>
      </w:divBdr>
      <w:divsChild>
        <w:div w:id="794299479">
          <w:marLeft w:val="0"/>
          <w:marRight w:val="0"/>
          <w:marTop w:val="0"/>
          <w:marBottom w:val="0"/>
          <w:divBdr>
            <w:top w:val="none" w:sz="0" w:space="0" w:color="auto"/>
            <w:left w:val="none" w:sz="0" w:space="0" w:color="auto"/>
            <w:bottom w:val="none" w:sz="0" w:space="0" w:color="auto"/>
            <w:right w:val="none" w:sz="0" w:space="0" w:color="auto"/>
          </w:divBdr>
          <w:divsChild>
            <w:div w:id="511771277">
              <w:marLeft w:val="225"/>
              <w:marRight w:val="0"/>
              <w:marTop w:val="0"/>
              <w:marBottom w:val="0"/>
              <w:divBdr>
                <w:top w:val="none" w:sz="0" w:space="0" w:color="auto"/>
                <w:left w:val="none" w:sz="0" w:space="0" w:color="auto"/>
                <w:bottom w:val="none" w:sz="0" w:space="0" w:color="auto"/>
                <w:right w:val="none" w:sz="0" w:space="0" w:color="auto"/>
              </w:divBdr>
            </w:div>
            <w:div w:id="651107721">
              <w:marLeft w:val="0"/>
              <w:marRight w:val="0"/>
              <w:marTop w:val="0"/>
              <w:marBottom w:val="0"/>
              <w:divBdr>
                <w:top w:val="none" w:sz="0" w:space="0" w:color="auto"/>
                <w:left w:val="none" w:sz="0" w:space="0" w:color="auto"/>
                <w:bottom w:val="none" w:sz="0" w:space="0" w:color="auto"/>
                <w:right w:val="none" w:sz="0" w:space="0" w:color="auto"/>
              </w:divBdr>
            </w:div>
          </w:divsChild>
        </w:div>
        <w:div w:id="2103182344">
          <w:marLeft w:val="0"/>
          <w:marRight w:val="0"/>
          <w:marTop w:val="0"/>
          <w:marBottom w:val="0"/>
          <w:divBdr>
            <w:top w:val="none" w:sz="0" w:space="0" w:color="auto"/>
            <w:left w:val="none" w:sz="0" w:space="0" w:color="auto"/>
            <w:bottom w:val="none" w:sz="0" w:space="0" w:color="auto"/>
            <w:right w:val="none" w:sz="0" w:space="0" w:color="auto"/>
          </w:divBdr>
          <w:divsChild>
            <w:div w:id="1950626212">
              <w:marLeft w:val="0"/>
              <w:marRight w:val="0"/>
              <w:marTop w:val="0"/>
              <w:marBottom w:val="0"/>
              <w:divBdr>
                <w:top w:val="single" w:sz="6" w:space="8" w:color="E5E5E5"/>
                <w:left w:val="single" w:sz="6" w:space="11" w:color="E5E5E5"/>
                <w:bottom w:val="single" w:sz="6" w:space="0" w:color="E5E5E5"/>
                <w:right w:val="single" w:sz="6" w:space="27" w:color="E5E5E5"/>
              </w:divBdr>
              <w:divsChild>
                <w:div w:id="17158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336D5-5D06-40F2-9879-4C0169CB0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TotalTime>
  <Pages>44</Pages>
  <Words>3546</Words>
  <Characters>20214</Characters>
  <Application>Microsoft Office Word</Application>
  <DocSecurity>0</DocSecurity>
  <Lines>168</Lines>
  <Paragraphs>47</Paragraphs>
  <ScaleCrop>false</ScaleCrop>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王 京京</cp:lastModifiedBy>
  <cp:revision>136</cp:revision>
  <cp:lastPrinted>2017-10-30T07:09:00Z</cp:lastPrinted>
  <dcterms:created xsi:type="dcterms:W3CDTF">2017-05-22T09:38:00Z</dcterms:created>
  <dcterms:modified xsi:type="dcterms:W3CDTF">2020-05-23T01:15:00Z</dcterms:modified>
</cp:coreProperties>
</file>